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7DC9" w14:textId="77777777" w:rsidR="003D6A17" w:rsidRDefault="003D6A17" w:rsidP="000A2E6E">
      <w:pPr>
        <w:tabs>
          <w:tab w:val="left" w:pos="3460"/>
        </w:tabs>
        <w:spacing w:line="276" w:lineRule="auto"/>
        <w:jc w:val="center"/>
      </w:pPr>
    </w:p>
    <w:p w14:paraId="1E786515" w14:textId="77777777" w:rsidR="00CA3CF7" w:rsidRPr="00747ED9" w:rsidRDefault="00CA3CF7" w:rsidP="008500AF">
      <w:pPr>
        <w:tabs>
          <w:tab w:val="left" w:pos="3460"/>
        </w:tabs>
        <w:spacing w:line="480" w:lineRule="auto"/>
        <w:jc w:val="center"/>
      </w:pPr>
    </w:p>
    <w:p w14:paraId="0BCAA109" w14:textId="77777777" w:rsidR="003D6A17" w:rsidRPr="008500AF" w:rsidRDefault="004E7A2E" w:rsidP="008500AF">
      <w:pPr>
        <w:pStyle w:val="Title"/>
        <w:spacing w:after="0" w:line="480" w:lineRule="auto"/>
        <w:rPr>
          <w:rFonts w:ascii="Times New Roman" w:hAnsi="Times New Roman" w:cs="Times New Roman"/>
        </w:rPr>
      </w:pPr>
      <w:r w:rsidRPr="008500AF">
        <w:rPr>
          <w:rFonts w:ascii="Times New Roman" w:hAnsi="Times New Roman" w:cs="Times New Roman"/>
        </w:rPr>
        <w:t>Integrating computational tools in</w:t>
      </w:r>
      <w:r w:rsidR="00C62B96" w:rsidRPr="008500AF">
        <w:rPr>
          <w:rFonts w:ascii="Times New Roman" w:hAnsi="Times New Roman" w:cs="Times New Roman"/>
        </w:rPr>
        <w:t>to</w:t>
      </w:r>
      <w:r w:rsidRPr="008500AF">
        <w:rPr>
          <w:rFonts w:ascii="Times New Roman" w:hAnsi="Times New Roman" w:cs="Times New Roman"/>
        </w:rPr>
        <w:t xml:space="preserve"> foreign policy</w:t>
      </w:r>
      <w:r w:rsidR="002D44C1" w:rsidRPr="008500AF">
        <w:rPr>
          <w:rFonts w:ascii="Times New Roman" w:hAnsi="Times New Roman" w:cs="Times New Roman"/>
        </w:rPr>
        <w:t xml:space="preserve">: Introducing Mesa Packages with a </w:t>
      </w:r>
      <w:r w:rsidR="00615F56" w:rsidRPr="008500AF">
        <w:rPr>
          <w:rFonts w:ascii="Times New Roman" w:hAnsi="Times New Roman" w:cs="Times New Roman"/>
        </w:rPr>
        <w:t>coalition algorithm</w:t>
      </w:r>
      <w:r w:rsidR="002D44C1" w:rsidRPr="008500AF">
        <w:rPr>
          <w:rFonts w:ascii="Times New Roman" w:hAnsi="Times New Roman" w:cs="Times New Roman"/>
        </w:rPr>
        <w:t xml:space="preserve"> </w:t>
      </w:r>
      <w:r w:rsidRPr="008500AF">
        <w:rPr>
          <w:rFonts w:ascii="Times New Roman" w:hAnsi="Times New Roman" w:cs="Times New Roman"/>
        </w:rPr>
        <w:t xml:space="preserve"> </w:t>
      </w:r>
    </w:p>
    <w:p w14:paraId="779097E7" w14:textId="77777777" w:rsidR="002202C1" w:rsidRPr="008500AF" w:rsidRDefault="002202C1" w:rsidP="008500AF">
      <w:pPr>
        <w:pStyle w:val="NormalIndent"/>
        <w:ind w:firstLine="0"/>
        <w:jc w:val="center"/>
        <w:rPr>
          <w:rFonts w:ascii="Times New Roman" w:hAnsi="Times New Roman" w:cs="Times New Roman"/>
        </w:rPr>
      </w:pPr>
    </w:p>
    <w:tbl>
      <w:tblPr>
        <w:tblW w:w="4804" w:type="dxa"/>
        <w:tblInd w:w="2280" w:type="dxa"/>
        <w:tblLook w:val="01E0" w:firstRow="1" w:lastRow="1" w:firstColumn="1" w:lastColumn="1" w:noHBand="0" w:noVBand="0"/>
      </w:tblPr>
      <w:tblGrid>
        <w:gridCol w:w="4804"/>
      </w:tblGrid>
      <w:tr w:rsidR="00DB4432" w:rsidRPr="008500AF" w14:paraId="567FE43F" w14:textId="77777777" w:rsidTr="00DB4432">
        <w:tc>
          <w:tcPr>
            <w:tcW w:w="4804" w:type="dxa"/>
            <w:vAlign w:val="center"/>
          </w:tcPr>
          <w:p w14:paraId="01207D9F"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Thomas D. Pike</w:t>
            </w:r>
          </w:p>
        </w:tc>
      </w:tr>
      <w:tr w:rsidR="00DB4432" w:rsidRPr="008500AF" w14:paraId="4AA94090" w14:textId="77777777" w:rsidTr="00DB4432">
        <w:tc>
          <w:tcPr>
            <w:tcW w:w="4804" w:type="dxa"/>
          </w:tcPr>
          <w:p w14:paraId="03643A8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 xml:space="preserve">Department of </w:t>
            </w:r>
          </w:p>
          <w:p w14:paraId="372612BA"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Computational Social Science</w:t>
            </w:r>
          </w:p>
        </w:tc>
      </w:tr>
      <w:tr w:rsidR="00DB4432" w:rsidRPr="008500AF" w14:paraId="2C639E66" w14:textId="77777777" w:rsidTr="00DB4432">
        <w:tc>
          <w:tcPr>
            <w:tcW w:w="4804" w:type="dxa"/>
            <w:vAlign w:val="center"/>
          </w:tcPr>
          <w:p w14:paraId="5A1EA9BB"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George Mason University</w:t>
            </w:r>
          </w:p>
          <w:p w14:paraId="6562477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4400 University Drive</w:t>
            </w:r>
          </w:p>
          <w:p w14:paraId="065CACF3"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Fairfax, VA, USA</w:t>
            </w:r>
          </w:p>
        </w:tc>
      </w:tr>
      <w:tr w:rsidR="00DB4432" w:rsidRPr="008500AF" w14:paraId="699867A1" w14:textId="77777777" w:rsidTr="00DB4432">
        <w:tc>
          <w:tcPr>
            <w:tcW w:w="4804" w:type="dxa"/>
            <w:vAlign w:val="center"/>
          </w:tcPr>
          <w:p w14:paraId="04C08AC5"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tpike3@gmu.edu</w:t>
            </w:r>
          </w:p>
        </w:tc>
      </w:tr>
    </w:tbl>
    <w:p w14:paraId="16CC70F2" w14:textId="77777777" w:rsidR="00822B8E" w:rsidRPr="00822B8E" w:rsidRDefault="00822B8E" w:rsidP="008500AF">
      <w:pPr>
        <w:spacing w:line="480" w:lineRule="auto"/>
        <w:rPr>
          <w:rFonts w:ascii="Times New Roman" w:hAnsi="Times New Roman" w:cs="Times New Roman"/>
        </w:rPr>
      </w:pPr>
    </w:p>
    <w:p w14:paraId="3C15A524" w14:textId="77777777" w:rsidR="00822B8E" w:rsidRDefault="00822B8E" w:rsidP="008500AF">
      <w:pPr>
        <w:spacing w:line="480" w:lineRule="auto"/>
        <w:rPr>
          <w:rFonts w:ascii="Times New Roman" w:hAnsi="Times New Roman" w:cs="Times New Roman"/>
          <w:b/>
        </w:rPr>
      </w:pPr>
    </w:p>
    <w:p w14:paraId="256D3CE2" w14:textId="77777777" w:rsidR="003A33B4" w:rsidRPr="008500AF" w:rsidRDefault="003B2FF0" w:rsidP="008500AF">
      <w:pPr>
        <w:spacing w:line="480" w:lineRule="auto"/>
        <w:rPr>
          <w:rFonts w:ascii="Times New Roman" w:hAnsi="Times New Roman" w:cs="Times New Roman"/>
        </w:rPr>
      </w:pPr>
      <w:r>
        <w:rPr>
          <w:rFonts w:ascii="Times New Roman" w:hAnsi="Times New Roman" w:cs="Times New Roman"/>
          <w:b/>
        </w:rPr>
        <w:t xml:space="preserve">Acknowledgements: </w:t>
      </w:r>
      <w:r>
        <w:rPr>
          <w:rFonts w:ascii="Times New Roman" w:hAnsi="Times New Roman" w:cs="Times New Roman"/>
        </w:rPr>
        <w:t>I would like to thank Rob Axtell, Andrew Crooks, Bill Kennedy</w:t>
      </w:r>
      <w:r w:rsidR="00BD652F">
        <w:rPr>
          <w:rFonts w:ascii="Times New Roman" w:hAnsi="Times New Roman" w:cs="Times New Roman"/>
        </w:rPr>
        <w:t xml:space="preserve">, Jackie Kazil and David Masad for their support on this project.  </w:t>
      </w:r>
      <w:r w:rsidR="003A33B4" w:rsidRPr="008500AF">
        <w:rPr>
          <w:rFonts w:ascii="Times New Roman" w:hAnsi="Times New Roman" w:cs="Times New Roman"/>
        </w:rPr>
        <w:br w:type="page"/>
      </w:r>
    </w:p>
    <w:p w14:paraId="6AC565AB" w14:textId="77777777" w:rsidR="003D6A17" w:rsidRPr="008500AF" w:rsidRDefault="003D6A17" w:rsidP="008500AF">
      <w:pPr>
        <w:pStyle w:val="NormalIndent"/>
        <w:spacing w:line="480" w:lineRule="auto"/>
        <w:ind w:firstLine="0"/>
        <w:jc w:val="center"/>
        <w:rPr>
          <w:rFonts w:ascii="Times New Roman" w:hAnsi="Times New Roman" w:cs="Times New Roman"/>
        </w:rPr>
      </w:pPr>
    </w:p>
    <w:p w14:paraId="31DA3A79" w14:textId="77777777" w:rsidR="003D6A17" w:rsidRPr="008500AF" w:rsidRDefault="003D6A17" w:rsidP="00C06D29">
      <w:pPr>
        <w:pStyle w:val="AbstractHeading"/>
        <w:suppressAutoHyphens/>
        <w:spacing w:before="0" w:line="480" w:lineRule="auto"/>
        <w:rPr>
          <w:rFonts w:ascii="Times New Roman" w:hAnsi="Times New Roman" w:cs="Times New Roman"/>
        </w:rPr>
      </w:pPr>
      <w:r w:rsidRPr="008500AF">
        <w:rPr>
          <w:rFonts w:ascii="Times New Roman" w:hAnsi="Times New Roman" w:cs="Times New Roman"/>
        </w:rPr>
        <w:t>ABSTRACT</w:t>
      </w:r>
    </w:p>
    <w:p w14:paraId="1C01F66C" w14:textId="5AD381B8" w:rsidR="006C507F" w:rsidRPr="008500AF" w:rsidRDefault="00F03FBF"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social science </w:t>
      </w:r>
      <w:r w:rsidR="00496765">
        <w:rPr>
          <w:rFonts w:ascii="Times New Roman" w:hAnsi="Times New Roman" w:cs="Times New Roman"/>
        </w:rPr>
        <w:t xml:space="preserve">programming </w:t>
      </w:r>
      <w:r>
        <w:rPr>
          <w:rFonts w:ascii="Times New Roman" w:hAnsi="Times New Roman" w:cs="Times New Roman"/>
        </w:rPr>
        <w:t>libraries</w:t>
      </w:r>
      <w:r w:rsidR="00496765">
        <w:rPr>
          <w:rFonts w:ascii="Times New Roman" w:hAnsi="Times New Roman" w:cs="Times New Roman"/>
        </w:rPr>
        <w:t xml:space="preserve"> can aid the </w:t>
      </w:r>
      <w:r w:rsidR="009E4881">
        <w:rPr>
          <w:rFonts w:ascii="Times New Roman" w:hAnsi="Times New Roman" w:cs="Times New Roman"/>
        </w:rPr>
        <w:t xml:space="preserve">integration of computational tools to foreign policy. </w:t>
      </w:r>
      <w:r w:rsidR="00483282">
        <w:rPr>
          <w:rFonts w:ascii="Times New Roman" w:hAnsi="Times New Roman" w:cs="Times New Roman"/>
        </w:rPr>
        <w:t xml:space="preserve">Computational tools </w:t>
      </w:r>
      <w:r w:rsidR="009E4881">
        <w:rPr>
          <w:rFonts w:ascii="Times New Roman" w:hAnsi="Times New Roman" w:cs="Times New Roman"/>
        </w:rPr>
        <w:t xml:space="preserve">can aid rigor </w:t>
      </w:r>
      <w:r w:rsidR="00DE1C0D">
        <w:rPr>
          <w:rFonts w:ascii="Times New Roman" w:hAnsi="Times New Roman" w:cs="Times New Roman"/>
        </w:rPr>
        <w:t xml:space="preserve">to foreign policy </w:t>
      </w:r>
      <w:r w:rsidR="009E4881">
        <w:rPr>
          <w:rFonts w:ascii="Times New Roman" w:hAnsi="Times New Roman" w:cs="Times New Roman"/>
        </w:rPr>
        <w:t>by allowing pr</w:t>
      </w:r>
      <w:r w:rsidR="003D0516">
        <w:rPr>
          <w:rFonts w:ascii="Times New Roman" w:hAnsi="Times New Roman" w:cs="Times New Roman"/>
        </w:rPr>
        <w:t>ofessionals</w:t>
      </w:r>
      <w:r w:rsidR="009E4881">
        <w:rPr>
          <w:rFonts w:ascii="Times New Roman" w:hAnsi="Times New Roman" w:cs="Times New Roman"/>
        </w:rPr>
        <w:t xml:space="preserve"> to test their understanding and inferences</w:t>
      </w:r>
      <w:r w:rsidR="005852AA">
        <w:rPr>
          <w:rFonts w:ascii="Times New Roman" w:hAnsi="Times New Roman" w:cs="Times New Roman"/>
        </w:rPr>
        <w:t xml:space="preserve"> </w:t>
      </w:r>
      <w:r w:rsidR="00483282">
        <w:rPr>
          <w:rFonts w:ascii="Times New Roman" w:hAnsi="Times New Roman" w:cs="Times New Roman"/>
        </w:rPr>
        <w:t>through</w:t>
      </w:r>
      <w:r w:rsidR="005852AA">
        <w:rPr>
          <w:rFonts w:ascii="Times New Roman" w:hAnsi="Times New Roman" w:cs="Times New Roman"/>
        </w:rPr>
        <w:t xml:space="preserve"> modelling</w:t>
      </w:r>
      <w:r w:rsidR="009E4881">
        <w:rPr>
          <w:rFonts w:ascii="Times New Roman" w:hAnsi="Times New Roman" w:cs="Times New Roman"/>
        </w:rPr>
        <w:t xml:space="preserve">, as well as provide an opportunity to test </w:t>
      </w:r>
      <w:r w:rsidR="00DE1C0D">
        <w:rPr>
          <w:rFonts w:ascii="Times New Roman" w:hAnsi="Times New Roman" w:cs="Times New Roman"/>
        </w:rPr>
        <w:t>different</w:t>
      </w:r>
      <w:r w:rsidR="009E4881">
        <w:rPr>
          <w:rFonts w:ascii="Times New Roman" w:hAnsi="Times New Roman" w:cs="Times New Roman"/>
        </w:rPr>
        <w:t xml:space="preserve"> approaches prior to implementation. </w:t>
      </w:r>
      <w:r w:rsidR="00496765">
        <w:rPr>
          <w:rFonts w:ascii="Times New Roman" w:hAnsi="Times New Roman" w:cs="Times New Roman"/>
        </w:rPr>
        <w:t xml:space="preserve"> </w:t>
      </w:r>
      <w:r w:rsidR="00483282">
        <w:rPr>
          <w:rFonts w:ascii="Times New Roman" w:hAnsi="Times New Roman" w:cs="Times New Roman"/>
        </w:rPr>
        <w:t>“</w:t>
      </w:r>
      <w:r w:rsidR="0004485E" w:rsidRPr="008500AF">
        <w:rPr>
          <w:rFonts w:ascii="Times New Roman" w:hAnsi="Times New Roman" w:cs="Times New Roman"/>
        </w:rPr>
        <w:t>Mesa Packages</w:t>
      </w:r>
      <w:r w:rsidR="00483282">
        <w:rPr>
          <w:rFonts w:ascii="Times New Roman" w:hAnsi="Times New Roman" w:cs="Times New Roman"/>
        </w:rPr>
        <w:t>”</w:t>
      </w:r>
      <w:r w:rsidR="0004485E" w:rsidRPr="008500AF">
        <w:rPr>
          <w:rFonts w:ascii="Times New Roman" w:hAnsi="Times New Roman" w:cs="Times New Roman"/>
        </w:rPr>
        <w:t xml:space="preserve"> is </w:t>
      </w:r>
      <w:r w:rsidR="00483282">
        <w:rPr>
          <w:rFonts w:ascii="Times New Roman" w:hAnsi="Times New Roman" w:cs="Times New Roman"/>
        </w:rPr>
        <w:t xml:space="preserve">a nascent attempt to create </w:t>
      </w:r>
      <w:r w:rsidR="0004485E" w:rsidRPr="008500AF">
        <w:rPr>
          <w:rFonts w:ascii="Times New Roman" w:hAnsi="Times New Roman" w:cs="Times New Roman"/>
        </w:rPr>
        <w:t xml:space="preserve"> a </w:t>
      </w:r>
      <w:r w:rsidR="00483282">
        <w:rPr>
          <w:rFonts w:ascii="Times New Roman" w:hAnsi="Times New Roman" w:cs="Times New Roman"/>
        </w:rPr>
        <w:t xml:space="preserve"> repository </w:t>
      </w:r>
      <w:r w:rsidR="0004485E" w:rsidRPr="008500AF">
        <w:rPr>
          <w:rFonts w:ascii="Times New Roman" w:hAnsi="Times New Roman" w:cs="Times New Roman"/>
        </w:rPr>
        <w:t xml:space="preserve">of algorithms  </w:t>
      </w:r>
      <w:r w:rsidR="00483282">
        <w:rPr>
          <w:rFonts w:ascii="Times New Roman" w:hAnsi="Times New Roman" w:cs="Times New Roman"/>
        </w:rPr>
        <w:t>social scientists</w:t>
      </w:r>
      <w:r w:rsidR="0004485E" w:rsidRPr="008500AF">
        <w:rPr>
          <w:rFonts w:ascii="Times New Roman" w:hAnsi="Times New Roman" w:cs="Times New Roman"/>
        </w:rPr>
        <w:t xml:space="preserve"> can employ  to create rigorous and insightful models of complex systems. </w:t>
      </w:r>
      <w:r w:rsidR="00483282">
        <w:rPr>
          <w:rFonts w:ascii="Times New Roman" w:hAnsi="Times New Roman" w:cs="Times New Roman"/>
        </w:rPr>
        <w:t>An exhibition of</w:t>
      </w:r>
      <w:r w:rsidR="00C62B96" w:rsidRPr="008500AF">
        <w:rPr>
          <w:rFonts w:ascii="Times New Roman" w:hAnsi="Times New Roman" w:cs="Times New Roman"/>
        </w:rPr>
        <w:t xml:space="preserve"> </w:t>
      </w:r>
      <w:r w:rsidR="0004485E" w:rsidRPr="008500AF">
        <w:rPr>
          <w:rFonts w:ascii="Times New Roman" w:hAnsi="Times New Roman" w:cs="Times New Roman"/>
        </w:rPr>
        <w:t xml:space="preserve">the inaugural algorithm, </w:t>
      </w:r>
      <w:r w:rsidR="00C62B96" w:rsidRPr="008500AF">
        <w:rPr>
          <w:rFonts w:ascii="Times New Roman" w:hAnsi="Times New Roman" w:cs="Times New Roman"/>
        </w:rPr>
        <w:t xml:space="preserve">the </w:t>
      </w:r>
      <w:r w:rsidR="0004485E" w:rsidRPr="008500AF">
        <w:rPr>
          <w:rFonts w:ascii="Times New Roman" w:hAnsi="Times New Roman" w:cs="Times New Roman"/>
        </w:rPr>
        <w:t>B</w:t>
      </w:r>
      <w:r w:rsidR="00C62B96" w:rsidRPr="008500AF">
        <w:rPr>
          <w:rFonts w:ascii="Times New Roman" w:hAnsi="Times New Roman" w:cs="Times New Roman"/>
        </w:rPr>
        <w:t xml:space="preserve">ilateral Shapley </w:t>
      </w:r>
      <w:r w:rsidR="0004485E" w:rsidRPr="008500AF">
        <w:rPr>
          <w:rFonts w:ascii="Times New Roman" w:hAnsi="Times New Roman" w:cs="Times New Roman"/>
        </w:rPr>
        <w:t>V</w:t>
      </w:r>
      <w:r w:rsidR="00C62B96" w:rsidRPr="008500AF">
        <w:rPr>
          <w:rFonts w:ascii="Times New Roman" w:hAnsi="Times New Roman" w:cs="Times New Roman"/>
        </w:rPr>
        <w:t xml:space="preserve">alue, </w:t>
      </w:r>
      <w:r w:rsidR="00DE1C0D">
        <w:rPr>
          <w:rFonts w:ascii="Times New Roman" w:hAnsi="Times New Roman" w:cs="Times New Roman"/>
        </w:rPr>
        <w:t>a</w:t>
      </w:r>
      <w:r w:rsidR="00C62B96" w:rsidRPr="008500AF">
        <w:rPr>
          <w:rFonts w:ascii="Times New Roman" w:hAnsi="Times New Roman" w:cs="Times New Roman"/>
        </w:rPr>
        <w:t xml:space="preserve">s </w:t>
      </w:r>
      <w:r w:rsidR="00483282">
        <w:rPr>
          <w:rFonts w:ascii="Times New Roman" w:hAnsi="Times New Roman" w:cs="Times New Roman"/>
        </w:rPr>
        <w:t xml:space="preserve">applied to </w:t>
      </w:r>
      <w:r w:rsidR="00C62B96" w:rsidRPr="008500AF">
        <w:rPr>
          <w:rFonts w:ascii="Times New Roman" w:hAnsi="Times New Roman" w:cs="Times New Roman"/>
        </w:rPr>
        <w:t xml:space="preserve">the ongoing </w:t>
      </w:r>
      <w:r w:rsidR="0004485E" w:rsidRPr="008500AF">
        <w:rPr>
          <w:rFonts w:ascii="Times New Roman" w:hAnsi="Times New Roman" w:cs="Times New Roman"/>
        </w:rPr>
        <w:t xml:space="preserve">Libyan </w:t>
      </w:r>
      <w:r w:rsidR="00C62B96" w:rsidRPr="008500AF">
        <w:rPr>
          <w:rFonts w:ascii="Times New Roman" w:hAnsi="Times New Roman" w:cs="Times New Roman"/>
        </w:rPr>
        <w:t xml:space="preserve"> conflict</w:t>
      </w:r>
      <w:r w:rsidR="00FD0076" w:rsidRPr="008500AF">
        <w:rPr>
          <w:rFonts w:ascii="Times New Roman" w:hAnsi="Times New Roman" w:cs="Times New Roman"/>
        </w:rPr>
        <w:t xml:space="preserve"> </w:t>
      </w:r>
      <w:r w:rsidR="00483282">
        <w:rPr>
          <w:rFonts w:ascii="Times New Roman" w:hAnsi="Times New Roman" w:cs="Times New Roman"/>
        </w:rPr>
        <w:t xml:space="preserve">provides a detailed example of  the benefits of computational tools. </w:t>
      </w:r>
      <w:r w:rsidR="00C62B96" w:rsidRPr="008500AF">
        <w:rPr>
          <w:rFonts w:ascii="Times New Roman" w:hAnsi="Times New Roman" w:cs="Times New Roman"/>
        </w:rPr>
        <w:t xml:space="preserve"> </w:t>
      </w:r>
      <w:r w:rsidR="00FD0076" w:rsidRPr="008500AF">
        <w:rPr>
          <w:rFonts w:ascii="Times New Roman" w:hAnsi="Times New Roman" w:cs="Times New Roman"/>
        </w:rPr>
        <w:t xml:space="preserve">The results provide insights into the situation in Libya as well as </w:t>
      </w:r>
      <w:r w:rsidR="00E5760F" w:rsidRPr="008500AF">
        <w:rPr>
          <w:rFonts w:ascii="Times New Roman" w:hAnsi="Times New Roman" w:cs="Times New Roman"/>
        </w:rPr>
        <w:t xml:space="preserve">possible </w:t>
      </w:r>
      <w:r w:rsidR="00FD0076" w:rsidRPr="008500AF">
        <w:rPr>
          <w:rFonts w:ascii="Times New Roman" w:hAnsi="Times New Roman" w:cs="Times New Roman"/>
        </w:rPr>
        <w:t xml:space="preserve">implications for foreign intervention. As the </w:t>
      </w:r>
      <w:r w:rsidR="0004485E" w:rsidRPr="008500AF">
        <w:rPr>
          <w:rFonts w:ascii="Times New Roman" w:hAnsi="Times New Roman" w:cs="Times New Roman"/>
        </w:rPr>
        <w:t xml:space="preserve">Bilateral </w:t>
      </w:r>
      <w:r w:rsidR="00FD0076" w:rsidRPr="008500AF">
        <w:rPr>
          <w:rFonts w:ascii="Times New Roman" w:hAnsi="Times New Roman" w:cs="Times New Roman"/>
        </w:rPr>
        <w:t xml:space="preserve">Shapley </w:t>
      </w:r>
      <w:r w:rsidR="0004485E" w:rsidRPr="008500AF">
        <w:rPr>
          <w:rFonts w:ascii="Times New Roman" w:hAnsi="Times New Roman" w:cs="Times New Roman"/>
        </w:rPr>
        <w:t>V</w:t>
      </w:r>
      <w:r w:rsidR="00FD0076" w:rsidRPr="008500AF">
        <w:rPr>
          <w:rFonts w:ascii="Times New Roman" w:hAnsi="Times New Roman" w:cs="Times New Roman"/>
        </w:rPr>
        <w:t xml:space="preserve">alue is one approach among many, </w:t>
      </w:r>
      <w:r w:rsidR="00615F56" w:rsidRPr="008500AF">
        <w:rPr>
          <w:rFonts w:ascii="Times New Roman" w:hAnsi="Times New Roman" w:cs="Times New Roman"/>
        </w:rPr>
        <w:t xml:space="preserve">a </w:t>
      </w:r>
      <w:r w:rsidR="00FD0076" w:rsidRPr="008500AF">
        <w:rPr>
          <w:rFonts w:ascii="Times New Roman" w:hAnsi="Times New Roman" w:cs="Times New Roman"/>
        </w:rPr>
        <w:t xml:space="preserve">rich </w:t>
      </w:r>
      <w:r w:rsidR="00615F56" w:rsidRPr="008500AF">
        <w:rPr>
          <w:rFonts w:ascii="Times New Roman" w:hAnsi="Times New Roman" w:cs="Times New Roman"/>
        </w:rPr>
        <w:t>repository</w:t>
      </w:r>
      <w:r w:rsidR="00FD0076" w:rsidRPr="008500AF">
        <w:rPr>
          <w:rFonts w:ascii="Times New Roman" w:hAnsi="Times New Roman" w:cs="Times New Roman"/>
        </w:rPr>
        <w:t xml:space="preserve"> of such algorithms may prove invaluable to foreign policy analysis and implementation.  </w:t>
      </w:r>
    </w:p>
    <w:p w14:paraId="12574522" w14:textId="77777777" w:rsidR="008500AF" w:rsidRDefault="006C507F" w:rsidP="00C06D29">
      <w:pPr>
        <w:suppressAutoHyphens/>
        <w:spacing w:line="480" w:lineRule="auto"/>
        <w:rPr>
          <w:rFonts w:ascii="Times New Roman" w:hAnsi="Times New Roman" w:cs="Times New Roman"/>
        </w:rPr>
      </w:pPr>
      <w:r w:rsidRPr="008500AF">
        <w:rPr>
          <w:rFonts w:ascii="Times New Roman" w:hAnsi="Times New Roman" w:cs="Times New Roman"/>
          <w:b/>
        </w:rPr>
        <w:t>Keywords:</w:t>
      </w:r>
      <w:r w:rsidRPr="008500AF">
        <w:rPr>
          <w:rFonts w:ascii="Times New Roman" w:hAnsi="Times New Roman" w:cs="Times New Roman"/>
        </w:rPr>
        <w:t xml:space="preserve"> </w:t>
      </w:r>
      <w:r w:rsidR="00C62B96" w:rsidRPr="008500AF">
        <w:rPr>
          <w:rFonts w:ascii="Times New Roman" w:hAnsi="Times New Roman" w:cs="Times New Roman"/>
        </w:rPr>
        <w:t>Libya,</w:t>
      </w:r>
      <w:r w:rsidR="00821741" w:rsidRPr="008500AF">
        <w:rPr>
          <w:rFonts w:ascii="Times New Roman" w:hAnsi="Times New Roman" w:cs="Times New Roman"/>
        </w:rPr>
        <w:t xml:space="preserve"> Intervention, </w:t>
      </w:r>
      <w:r w:rsidR="00615F56" w:rsidRPr="008500AF">
        <w:rPr>
          <w:rFonts w:ascii="Times New Roman" w:hAnsi="Times New Roman" w:cs="Times New Roman"/>
        </w:rPr>
        <w:t xml:space="preserve">Foreign </w:t>
      </w:r>
      <w:r w:rsidR="00821741" w:rsidRPr="008500AF">
        <w:rPr>
          <w:rFonts w:ascii="Times New Roman" w:hAnsi="Times New Roman" w:cs="Times New Roman"/>
        </w:rPr>
        <w:t xml:space="preserve">Policy, Analysis, </w:t>
      </w:r>
      <w:r w:rsidR="00615F56" w:rsidRPr="008500AF">
        <w:rPr>
          <w:rFonts w:ascii="Times New Roman" w:hAnsi="Times New Roman" w:cs="Times New Roman"/>
        </w:rPr>
        <w:t>Agent Based Models, Computation</w:t>
      </w:r>
      <w:r w:rsidRPr="008500AF">
        <w:rPr>
          <w:rFonts w:ascii="Times New Roman" w:hAnsi="Times New Roman" w:cs="Times New Roman"/>
        </w:rPr>
        <w:t xml:space="preserve">. </w:t>
      </w:r>
    </w:p>
    <w:p w14:paraId="3903F029" w14:textId="77777777" w:rsidR="008500AF" w:rsidRDefault="008500AF" w:rsidP="00C06D29">
      <w:pPr>
        <w:suppressAutoHyphens/>
        <w:rPr>
          <w:rFonts w:ascii="Times New Roman" w:hAnsi="Times New Roman" w:cs="Times New Roman"/>
        </w:rPr>
      </w:pPr>
      <w:r>
        <w:rPr>
          <w:rFonts w:ascii="Times New Roman" w:hAnsi="Times New Roman" w:cs="Times New Roman"/>
        </w:rPr>
        <w:br w:type="page"/>
      </w:r>
    </w:p>
    <w:p w14:paraId="67212152" w14:textId="77777777" w:rsidR="00E70DAC" w:rsidRPr="008500AF" w:rsidRDefault="00D33750" w:rsidP="00C06D29">
      <w:pPr>
        <w:pStyle w:val="Heading1"/>
        <w:suppressAutoHyphens/>
        <w:spacing w:before="0" w:line="480" w:lineRule="auto"/>
        <w:rPr>
          <w:rFonts w:ascii="Times New Roman" w:hAnsi="Times New Roman" w:cs="Times New Roman"/>
        </w:rPr>
      </w:pPr>
      <w:bookmarkStart w:id="0" w:name="_Hlk497472988"/>
      <w:r w:rsidRPr="008500AF">
        <w:rPr>
          <w:rFonts w:ascii="Times New Roman" w:hAnsi="Times New Roman" w:cs="Times New Roman"/>
        </w:rPr>
        <w:lastRenderedPageBreak/>
        <w:t xml:space="preserve">Computational tools, </w:t>
      </w:r>
      <w:r w:rsidR="003577E9" w:rsidRPr="008500AF">
        <w:rPr>
          <w:rFonts w:ascii="Times New Roman" w:hAnsi="Times New Roman" w:cs="Times New Roman"/>
        </w:rPr>
        <w:t>mesa packages and an INAUGURAL model</w:t>
      </w:r>
    </w:p>
    <w:p w14:paraId="7D082B1D" w14:textId="77777777" w:rsidR="003B6318" w:rsidRPr="008500AF" w:rsidRDefault="003B6318" w:rsidP="00C06D29">
      <w:pPr>
        <w:suppressAutoHyphens/>
        <w:spacing w:line="480" w:lineRule="auto"/>
        <w:ind w:firstLine="360"/>
        <w:rPr>
          <w:rFonts w:ascii="Times New Roman" w:hAnsi="Times New Roman" w:cs="Times New Roman"/>
        </w:rPr>
      </w:pPr>
      <w:commentRangeStart w:id="1"/>
      <w:r w:rsidRPr="008500AF">
        <w:rPr>
          <w:rFonts w:ascii="Times New Roman" w:hAnsi="Times New Roman" w:cs="Times New Roman"/>
        </w:rPr>
        <w:t>Computational</w:t>
      </w:r>
      <w:commentRangeEnd w:id="1"/>
      <w:r w:rsidR="00714329">
        <w:rPr>
          <w:rStyle w:val="CommentReference"/>
        </w:rPr>
        <w:commentReference w:id="1"/>
      </w:r>
      <w:r w:rsidRPr="008500AF">
        <w:rPr>
          <w:rFonts w:ascii="Times New Roman" w:hAnsi="Times New Roman" w:cs="Times New Roman"/>
        </w:rPr>
        <w:t xml:space="preserve"> </w:t>
      </w:r>
      <w:r w:rsidR="00896806" w:rsidRPr="008500AF">
        <w:rPr>
          <w:rFonts w:ascii="Times New Roman" w:hAnsi="Times New Roman" w:cs="Times New Roman"/>
        </w:rPr>
        <w:t xml:space="preserve">tools </w:t>
      </w:r>
      <w:r w:rsidRPr="008500AF">
        <w:rPr>
          <w:rFonts w:ascii="Times New Roman" w:hAnsi="Times New Roman" w:cs="Times New Roman"/>
        </w:rPr>
        <w:t xml:space="preserve">have the potential </w:t>
      </w:r>
      <w:commentRangeStart w:id="2"/>
      <w:r w:rsidRPr="008500AF">
        <w:rPr>
          <w:rFonts w:ascii="Times New Roman" w:hAnsi="Times New Roman" w:cs="Times New Roman"/>
        </w:rPr>
        <w:t>to</w:t>
      </w:r>
      <w:commentRangeEnd w:id="2"/>
      <w:r w:rsidR="00714329">
        <w:rPr>
          <w:rStyle w:val="CommentReference"/>
        </w:rPr>
        <w:commentReference w:id="2"/>
      </w:r>
      <w:r w:rsidRPr="008500AF">
        <w:rPr>
          <w:rFonts w:ascii="Times New Roman" w:hAnsi="Times New Roman" w:cs="Times New Roman"/>
        </w:rPr>
        <w:t xml:space="preserve"> dramatically aid </w:t>
      </w:r>
      <w:r w:rsidR="00496934" w:rsidRPr="008500AF">
        <w:rPr>
          <w:rFonts w:ascii="Times New Roman" w:hAnsi="Times New Roman" w:cs="Times New Roman"/>
        </w:rPr>
        <w:t>foreign policy</w:t>
      </w:r>
      <w:r w:rsidR="007E4F00" w:rsidRPr="008500AF">
        <w:rPr>
          <w:rFonts w:ascii="Times New Roman" w:hAnsi="Times New Roman" w:cs="Times New Roman"/>
        </w:rPr>
        <w:t xml:space="preserve"> </w:t>
      </w:r>
      <w:r w:rsidR="006807FD" w:rsidRPr="008500AF">
        <w:rPr>
          <w:rFonts w:ascii="Times New Roman" w:hAnsi="Times New Roman" w:cs="Times New Roman"/>
        </w:rPr>
        <w:t xml:space="preserve">by allowing </w:t>
      </w:r>
      <w:r w:rsidR="00496934" w:rsidRPr="008500AF">
        <w:rPr>
          <w:rFonts w:ascii="Times New Roman" w:hAnsi="Times New Roman" w:cs="Times New Roman"/>
        </w:rPr>
        <w:t>professionals</w:t>
      </w:r>
      <w:r w:rsidR="006807FD" w:rsidRPr="008500AF">
        <w:rPr>
          <w:rFonts w:ascii="Times New Roman" w:hAnsi="Times New Roman" w:cs="Times New Roman"/>
        </w:rPr>
        <w:t xml:space="preserve"> to invoke advanced theories, test inferences, and </w:t>
      </w:r>
      <w:r w:rsidR="00496934" w:rsidRPr="008500AF">
        <w:rPr>
          <w:rFonts w:ascii="Times New Roman" w:hAnsi="Times New Roman" w:cs="Times New Roman"/>
        </w:rPr>
        <w:t xml:space="preserve">try different policy combinations </w:t>
      </w:r>
      <w:r w:rsidR="006807FD" w:rsidRPr="008500AF">
        <w:rPr>
          <w:rFonts w:ascii="Times New Roman" w:hAnsi="Times New Roman" w:cs="Times New Roman"/>
        </w:rPr>
        <w:t xml:space="preserve">prior to implementation. </w:t>
      </w:r>
      <w:r w:rsidR="001750C5" w:rsidRPr="008500AF">
        <w:rPr>
          <w:rFonts w:ascii="Times New Roman" w:hAnsi="Times New Roman" w:cs="Times New Roman"/>
        </w:rPr>
        <w:t xml:space="preserve">If developed, </w:t>
      </w:r>
      <w:r w:rsidR="000F6155">
        <w:rPr>
          <w:rFonts w:ascii="Times New Roman" w:hAnsi="Times New Roman" w:cs="Times New Roman"/>
        </w:rPr>
        <w:t xml:space="preserve">repositories of </w:t>
      </w:r>
      <w:r w:rsidR="001750C5" w:rsidRPr="008500AF">
        <w:rPr>
          <w:rFonts w:ascii="Times New Roman" w:hAnsi="Times New Roman" w:cs="Times New Roman"/>
        </w:rPr>
        <w:t>optimized</w:t>
      </w:r>
      <w:r w:rsidR="006807FD" w:rsidRPr="008500AF">
        <w:rPr>
          <w:rFonts w:ascii="Times New Roman" w:hAnsi="Times New Roman" w:cs="Times New Roman"/>
        </w:rPr>
        <w:t xml:space="preserve"> </w:t>
      </w:r>
      <w:r w:rsidR="00496934" w:rsidRPr="008500AF">
        <w:rPr>
          <w:rFonts w:ascii="Times New Roman" w:hAnsi="Times New Roman" w:cs="Times New Roman"/>
        </w:rPr>
        <w:t xml:space="preserve">social science </w:t>
      </w:r>
      <w:r w:rsidR="001750C5" w:rsidRPr="008500AF">
        <w:rPr>
          <w:rFonts w:ascii="Times New Roman" w:hAnsi="Times New Roman" w:cs="Times New Roman"/>
        </w:rPr>
        <w:t xml:space="preserve">coding </w:t>
      </w:r>
      <w:r w:rsidR="00821E28" w:rsidRPr="008500AF">
        <w:rPr>
          <w:rFonts w:ascii="Times New Roman" w:hAnsi="Times New Roman" w:cs="Times New Roman"/>
        </w:rPr>
        <w:t>modules</w:t>
      </w:r>
      <w:r w:rsidR="00194F4A" w:rsidRPr="008500AF">
        <w:rPr>
          <w:rFonts w:ascii="Times New Roman" w:hAnsi="Times New Roman" w:cs="Times New Roman"/>
        </w:rPr>
        <w:t xml:space="preserve"> can serve as a technical bridge between practitioners and researchers</w:t>
      </w:r>
      <w:r w:rsidR="006807FD" w:rsidRPr="008500AF">
        <w:rPr>
          <w:rFonts w:ascii="Times New Roman" w:hAnsi="Times New Roman" w:cs="Times New Roman"/>
        </w:rPr>
        <w:t xml:space="preserve">. </w:t>
      </w:r>
      <w:r w:rsidR="00496934" w:rsidRPr="008500AF">
        <w:rPr>
          <w:rFonts w:ascii="Times New Roman" w:hAnsi="Times New Roman" w:cs="Times New Roman"/>
        </w:rPr>
        <w:t>Foreign policy professionals can use t</w:t>
      </w:r>
      <w:r w:rsidR="006807FD" w:rsidRPr="008500AF">
        <w:rPr>
          <w:rFonts w:ascii="Times New Roman" w:hAnsi="Times New Roman" w:cs="Times New Roman"/>
        </w:rPr>
        <w:t>he</w:t>
      </w:r>
      <w:r w:rsidR="00A136EA" w:rsidRPr="008500AF">
        <w:rPr>
          <w:rFonts w:ascii="Times New Roman" w:hAnsi="Times New Roman" w:cs="Times New Roman"/>
        </w:rPr>
        <w:t xml:space="preserve">se </w:t>
      </w:r>
      <w:r w:rsidR="00084ADB">
        <w:rPr>
          <w:rFonts w:ascii="Times New Roman" w:hAnsi="Times New Roman" w:cs="Times New Roman"/>
        </w:rPr>
        <w:t>modules</w:t>
      </w:r>
      <w:r w:rsidR="00A136EA" w:rsidRPr="008500AF">
        <w:rPr>
          <w:rFonts w:ascii="Times New Roman" w:hAnsi="Times New Roman" w:cs="Times New Roman"/>
        </w:rPr>
        <w:t xml:space="preserve"> </w:t>
      </w:r>
      <w:r w:rsidR="004072D5">
        <w:rPr>
          <w:rFonts w:ascii="Times New Roman" w:hAnsi="Times New Roman" w:cs="Times New Roman"/>
        </w:rPr>
        <w:t>to c</w:t>
      </w:r>
      <w:r w:rsidR="00A136EA" w:rsidRPr="008500AF">
        <w:rPr>
          <w:rFonts w:ascii="Times New Roman" w:hAnsi="Times New Roman" w:cs="Times New Roman"/>
        </w:rPr>
        <w:t>reate customized models</w:t>
      </w:r>
      <w:r w:rsidR="00084ADB">
        <w:rPr>
          <w:rFonts w:ascii="Times New Roman" w:hAnsi="Times New Roman" w:cs="Times New Roman"/>
        </w:rPr>
        <w:t xml:space="preserve"> for their specific challenges</w:t>
      </w:r>
      <w:r w:rsidR="00CC0DB2">
        <w:rPr>
          <w:rFonts w:ascii="Times New Roman" w:hAnsi="Times New Roman" w:cs="Times New Roman"/>
        </w:rPr>
        <w:t xml:space="preserve">. These models can </w:t>
      </w:r>
      <w:r w:rsidR="004072D5">
        <w:rPr>
          <w:rFonts w:ascii="Times New Roman" w:hAnsi="Times New Roman" w:cs="Times New Roman"/>
        </w:rPr>
        <w:t xml:space="preserve">allow </w:t>
      </w:r>
      <w:r w:rsidR="00A136EA" w:rsidRPr="008500AF">
        <w:rPr>
          <w:rFonts w:ascii="Times New Roman" w:hAnsi="Times New Roman" w:cs="Times New Roman"/>
        </w:rPr>
        <w:t xml:space="preserve">foreign policy </w:t>
      </w:r>
      <w:r w:rsidR="00CC0DB2">
        <w:rPr>
          <w:rFonts w:ascii="Times New Roman" w:hAnsi="Times New Roman" w:cs="Times New Roman"/>
        </w:rPr>
        <w:t>professionals</w:t>
      </w:r>
      <w:r w:rsidR="00A136EA" w:rsidRPr="008500AF">
        <w:rPr>
          <w:rFonts w:ascii="Times New Roman" w:hAnsi="Times New Roman" w:cs="Times New Roman"/>
        </w:rPr>
        <w:t xml:space="preserve"> to test their inferences</w:t>
      </w:r>
      <w:r w:rsidR="00496934" w:rsidRPr="008500AF">
        <w:rPr>
          <w:rFonts w:ascii="Times New Roman" w:hAnsi="Times New Roman" w:cs="Times New Roman"/>
        </w:rPr>
        <w:t xml:space="preserve"> by attempting to simulat</w:t>
      </w:r>
      <w:r w:rsidR="00821E28" w:rsidRPr="008500AF">
        <w:rPr>
          <w:rFonts w:ascii="Times New Roman" w:hAnsi="Times New Roman" w:cs="Times New Roman"/>
        </w:rPr>
        <w:t>e</w:t>
      </w:r>
      <w:r w:rsidR="00496934" w:rsidRPr="008500AF">
        <w:rPr>
          <w:rFonts w:ascii="Times New Roman" w:hAnsi="Times New Roman" w:cs="Times New Roman"/>
        </w:rPr>
        <w:t xml:space="preserve"> what they see in real life. These models </w:t>
      </w:r>
      <w:r w:rsidR="001750C5" w:rsidRPr="008500AF">
        <w:rPr>
          <w:rFonts w:ascii="Times New Roman" w:hAnsi="Times New Roman" w:cs="Times New Roman"/>
        </w:rPr>
        <w:t xml:space="preserve">can </w:t>
      </w:r>
      <w:r w:rsidR="00496934" w:rsidRPr="008500AF">
        <w:rPr>
          <w:rFonts w:ascii="Times New Roman" w:hAnsi="Times New Roman" w:cs="Times New Roman"/>
        </w:rPr>
        <w:t xml:space="preserve">also allow </w:t>
      </w:r>
      <w:r w:rsidR="001750C5" w:rsidRPr="008500AF">
        <w:rPr>
          <w:rFonts w:ascii="Times New Roman" w:hAnsi="Times New Roman" w:cs="Times New Roman"/>
        </w:rPr>
        <w:t xml:space="preserve">foreign policy </w:t>
      </w:r>
      <w:r w:rsidR="00CC0DB2">
        <w:rPr>
          <w:rFonts w:ascii="Times New Roman" w:hAnsi="Times New Roman" w:cs="Times New Roman"/>
        </w:rPr>
        <w:t>practitioners</w:t>
      </w:r>
      <w:r w:rsidR="00496934" w:rsidRPr="008500AF">
        <w:rPr>
          <w:rFonts w:ascii="Times New Roman" w:hAnsi="Times New Roman" w:cs="Times New Roman"/>
        </w:rPr>
        <w:t xml:space="preserve"> to </w:t>
      </w:r>
      <w:r w:rsidR="001750C5" w:rsidRPr="008500AF">
        <w:rPr>
          <w:rFonts w:ascii="Times New Roman" w:hAnsi="Times New Roman" w:cs="Times New Roman"/>
        </w:rPr>
        <w:t xml:space="preserve">test </w:t>
      </w:r>
      <w:r w:rsidR="00496934" w:rsidRPr="008500AF">
        <w:rPr>
          <w:rFonts w:ascii="Times New Roman" w:hAnsi="Times New Roman" w:cs="Times New Roman"/>
        </w:rPr>
        <w:t>competing policy approaches</w:t>
      </w:r>
      <w:r w:rsidR="00A136EA" w:rsidRPr="008500AF">
        <w:rPr>
          <w:rFonts w:ascii="Times New Roman" w:hAnsi="Times New Roman" w:cs="Times New Roman"/>
        </w:rPr>
        <w:t xml:space="preserve"> </w:t>
      </w:r>
      <w:r w:rsidR="001750C5" w:rsidRPr="008500AF">
        <w:rPr>
          <w:rFonts w:ascii="Times New Roman" w:hAnsi="Times New Roman" w:cs="Times New Roman"/>
        </w:rPr>
        <w:t>and</w:t>
      </w:r>
      <w:r w:rsidR="00496934" w:rsidRPr="008500AF">
        <w:rPr>
          <w:rFonts w:ascii="Times New Roman" w:hAnsi="Times New Roman" w:cs="Times New Roman"/>
        </w:rPr>
        <w:t xml:space="preserve"> </w:t>
      </w:r>
      <w:r w:rsidR="00A136EA" w:rsidRPr="008500AF">
        <w:rPr>
          <w:rFonts w:ascii="Times New Roman" w:hAnsi="Times New Roman" w:cs="Times New Roman"/>
        </w:rPr>
        <w:t xml:space="preserve">see their possible impacts. </w:t>
      </w:r>
      <w:r w:rsidR="003C05FC" w:rsidRPr="008500AF">
        <w:rPr>
          <w:rFonts w:ascii="Times New Roman" w:hAnsi="Times New Roman" w:cs="Times New Roman"/>
        </w:rPr>
        <w:t xml:space="preserve">Computational tools </w:t>
      </w:r>
      <w:r w:rsidR="004D68F5" w:rsidRPr="008500AF">
        <w:rPr>
          <w:rFonts w:ascii="Times New Roman" w:hAnsi="Times New Roman" w:cs="Times New Roman"/>
        </w:rPr>
        <w:t>have the potential to</w:t>
      </w:r>
      <w:r w:rsidR="003C05FC" w:rsidRPr="008500AF">
        <w:rPr>
          <w:rFonts w:ascii="Times New Roman" w:hAnsi="Times New Roman" w:cs="Times New Roman"/>
        </w:rPr>
        <w:t xml:space="preserve"> provide support to foreign policy, but require  </w:t>
      </w:r>
      <w:r w:rsidR="00432954" w:rsidRPr="008500AF">
        <w:rPr>
          <w:rFonts w:ascii="Times New Roman" w:hAnsi="Times New Roman" w:cs="Times New Roman"/>
        </w:rPr>
        <w:t>a</w:t>
      </w:r>
      <w:r w:rsidR="004D68F5" w:rsidRPr="008500AF">
        <w:rPr>
          <w:rFonts w:ascii="Times New Roman" w:hAnsi="Times New Roman" w:cs="Times New Roman"/>
        </w:rPr>
        <w:t xml:space="preserve"> supporting </w:t>
      </w:r>
      <w:r w:rsidR="003C05FC" w:rsidRPr="008500AF">
        <w:rPr>
          <w:rFonts w:ascii="Times New Roman" w:hAnsi="Times New Roman" w:cs="Times New Roman"/>
        </w:rPr>
        <w:t xml:space="preserve">ecosystem before they can be widely employed. </w:t>
      </w:r>
    </w:p>
    <w:p w14:paraId="3D6B000E" w14:textId="77777777" w:rsidR="00E5760F" w:rsidRPr="008500AF" w:rsidRDefault="003B6318" w:rsidP="00CC0DB2">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Machine learning libraries such as Scikit-learn and </w:t>
      </w:r>
      <w:r w:rsidR="002D44C1" w:rsidRPr="008500AF">
        <w:rPr>
          <w:rFonts w:ascii="Times New Roman" w:hAnsi="Times New Roman" w:cs="Times New Roman"/>
        </w:rPr>
        <w:t>d</w:t>
      </w:r>
      <w:r w:rsidR="007B1BFA" w:rsidRPr="008500AF">
        <w:rPr>
          <w:rFonts w:ascii="Times New Roman" w:hAnsi="Times New Roman" w:cs="Times New Roman"/>
        </w:rPr>
        <w:t xml:space="preserve">eep </w:t>
      </w:r>
      <w:r w:rsidR="002D44C1" w:rsidRPr="008500AF">
        <w:rPr>
          <w:rFonts w:ascii="Times New Roman" w:hAnsi="Times New Roman" w:cs="Times New Roman"/>
        </w:rPr>
        <w:t>l</w:t>
      </w:r>
      <w:r w:rsidR="007B1BFA" w:rsidRPr="008500AF">
        <w:rPr>
          <w:rFonts w:ascii="Times New Roman" w:hAnsi="Times New Roman" w:cs="Times New Roman"/>
        </w:rPr>
        <w:t xml:space="preserve">earning libraries such as </w:t>
      </w:r>
      <w:r w:rsidRPr="008500AF">
        <w:rPr>
          <w:rFonts w:ascii="Times New Roman" w:hAnsi="Times New Roman" w:cs="Times New Roman"/>
        </w:rPr>
        <w:t xml:space="preserve">Tensor </w:t>
      </w:r>
      <w:r w:rsidR="00DF67ED" w:rsidRPr="008500AF">
        <w:rPr>
          <w:rFonts w:ascii="Times New Roman" w:hAnsi="Times New Roman" w:cs="Times New Roman"/>
        </w:rPr>
        <w:t>F</w:t>
      </w:r>
      <w:r w:rsidRPr="008500AF">
        <w:rPr>
          <w:rFonts w:ascii="Times New Roman" w:hAnsi="Times New Roman" w:cs="Times New Roman"/>
        </w:rPr>
        <w:t>low provide a template</w:t>
      </w:r>
      <w:r w:rsidR="005D0E56" w:rsidRPr="008500AF">
        <w:rPr>
          <w:rFonts w:ascii="Times New Roman" w:hAnsi="Times New Roman" w:cs="Times New Roman"/>
        </w:rPr>
        <w:t xml:space="preserve"> for</w:t>
      </w:r>
      <w:r w:rsidR="003C05FC" w:rsidRPr="008500AF">
        <w:rPr>
          <w:rFonts w:ascii="Times New Roman" w:hAnsi="Times New Roman" w:cs="Times New Roman"/>
        </w:rPr>
        <w:t xml:space="preserve"> rich ecosystems of </w:t>
      </w:r>
      <w:r w:rsidR="001F02D9" w:rsidRPr="008500AF">
        <w:rPr>
          <w:rFonts w:ascii="Times New Roman" w:hAnsi="Times New Roman" w:cs="Times New Roman"/>
        </w:rPr>
        <w:t>advanced</w:t>
      </w:r>
      <w:r w:rsidR="003C05FC" w:rsidRPr="008500AF">
        <w:rPr>
          <w:rFonts w:ascii="Times New Roman" w:hAnsi="Times New Roman" w:cs="Times New Roman"/>
        </w:rPr>
        <w:t xml:space="preserve"> </w:t>
      </w:r>
      <w:r w:rsidR="001F02D9" w:rsidRPr="008500AF">
        <w:rPr>
          <w:rFonts w:ascii="Times New Roman" w:hAnsi="Times New Roman" w:cs="Times New Roman"/>
        </w:rPr>
        <w:t>algorithms</w:t>
      </w:r>
      <w:r w:rsidR="005D0E56" w:rsidRPr="008500AF">
        <w:rPr>
          <w:rFonts w:ascii="Times New Roman" w:hAnsi="Times New Roman" w:cs="Times New Roman"/>
        </w:rPr>
        <w:t xml:space="preserve">. </w:t>
      </w:r>
      <w:r w:rsidR="00194F4A" w:rsidRPr="008500AF">
        <w:rPr>
          <w:rFonts w:ascii="Times New Roman" w:hAnsi="Times New Roman" w:cs="Times New Roman"/>
        </w:rPr>
        <w:t>These libraries provide highly optimized code of regularly used statistical algorithms and neural net</w:t>
      </w:r>
      <w:r w:rsidR="004D68F5" w:rsidRPr="008500AF">
        <w:rPr>
          <w:rFonts w:ascii="Times New Roman" w:hAnsi="Times New Roman" w:cs="Times New Roman"/>
        </w:rPr>
        <w:t>work</w:t>
      </w:r>
      <w:r w:rsidR="00194F4A" w:rsidRPr="008500AF">
        <w:rPr>
          <w:rFonts w:ascii="Times New Roman" w:hAnsi="Times New Roman" w:cs="Times New Roman"/>
        </w:rPr>
        <w:t xml:space="preserve">s, which data practitioners can apply to their unique problem set.  </w:t>
      </w:r>
      <w:r w:rsidR="005D0E56" w:rsidRPr="008500AF">
        <w:rPr>
          <w:rFonts w:ascii="Times New Roman" w:hAnsi="Times New Roman" w:cs="Times New Roman"/>
        </w:rPr>
        <w:t xml:space="preserve">Data </w:t>
      </w:r>
      <w:r w:rsidR="00194F4A" w:rsidRPr="008500AF">
        <w:rPr>
          <w:rFonts w:ascii="Times New Roman" w:hAnsi="Times New Roman" w:cs="Times New Roman"/>
        </w:rPr>
        <w:t xml:space="preserve">practitioners </w:t>
      </w:r>
      <w:r w:rsidR="005D0E56" w:rsidRPr="008500AF">
        <w:rPr>
          <w:rFonts w:ascii="Times New Roman" w:hAnsi="Times New Roman" w:cs="Times New Roman"/>
        </w:rPr>
        <w:t xml:space="preserve">do not </w:t>
      </w:r>
      <w:r w:rsidR="00CC0DB2">
        <w:rPr>
          <w:rFonts w:ascii="Times New Roman" w:hAnsi="Times New Roman" w:cs="Times New Roman"/>
        </w:rPr>
        <w:t xml:space="preserve">have to </w:t>
      </w:r>
      <w:r w:rsidR="005D0E56" w:rsidRPr="008500AF">
        <w:rPr>
          <w:rFonts w:ascii="Times New Roman" w:hAnsi="Times New Roman" w:cs="Times New Roman"/>
        </w:rPr>
        <w:t>rewrite logistic regression</w:t>
      </w:r>
      <w:r w:rsidR="00432954" w:rsidRPr="008500AF">
        <w:rPr>
          <w:rFonts w:ascii="Times New Roman" w:hAnsi="Times New Roman" w:cs="Times New Roman"/>
        </w:rPr>
        <w:t>,</w:t>
      </w:r>
      <w:r w:rsidR="005D0E56" w:rsidRPr="008500AF">
        <w:rPr>
          <w:rFonts w:ascii="Times New Roman" w:hAnsi="Times New Roman" w:cs="Times New Roman"/>
        </w:rPr>
        <w:t xml:space="preserve"> principal component analysis</w:t>
      </w:r>
      <w:r w:rsidR="00443DD1" w:rsidRPr="008500AF">
        <w:rPr>
          <w:rFonts w:ascii="Times New Roman" w:hAnsi="Times New Roman" w:cs="Times New Roman"/>
        </w:rPr>
        <w:t>,</w:t>
      </w:r>
      <w:r w:rsidR="005D0E56" w:rsidRPr="008500AF">
        <w:rPr>
          <w:rFonts w:ascii="Times New Roman" w:hAnsi="Times New Roman" w:cs="Times New Roman"/>
        </w:rPr>
        <w:t xml:space="preserve"> k-means clustering</w:t>
      </w:r>
      <w:r w:rsidR="00443DD1" w:rsidRPr="008500AF">
        <w:rPr>
          <w:rFonts w:ascii="Times New Roman" w:hAnsi="Times New Roman" w:cs="Times New Roman"/>
        </w:rPr>
        <w:t xml:space="preserve">, or forward and backward </w:t>
      </w:r>
      <w:r w:rsidR="00432954" w:rsidRPr="008500AF">
        <w:rPr>
          <w:rFonts w:ascii="Times New Roman" w:hAnsi="Times New Roman" w:cs="Times New Roman"/>
        </w:rPr>
        <w:t>propagation</w:t>
      </w:r>
      <w:r w:rsidRPr="008500AF">
        <w:rPr>
          <w:rFonts w:ascii="Times New Roman" w:hAnsi="Times New Roman" w:cs="Times New Roman"/>
        </w:rPr>
        <w:t xml:space="preserve"> </w:t>
      </w:r>
      <w:r w:rsidR="00227EA2" w:rsidRPr="008500AF">
        <w:rPr>
          <w:rFonts w:ascii="Times New Roman" w:hAnsi="Times New Roman" w:cs="Times New Roman"/>
        </w:rPr>
        <w:t>algorithms. Instead, the</w:t>
      </w:r>
      <w:r w:rsidR="007B1BFA" w:rsidRPr="008500AF">
        <w:rPr>
          <w:rFonts w:ascii="Times New Roman" w:hAnsi="Times New Roman" w:cs="Times New Roman"/>
        </w:rPr>
        <w:t xml:space="preserve"> data </w:t>
      </w:r>
      <w:r w:rsidR="00194F4A" w:rsidRPr="008500AF">
        <w:rPr>
          <w:rFonts w:ascii="Times New Roman" w:hAnsi="Times New Roman" w:cs="Times New Roman"/>
        </w:rPr>
        <w:t>practitioners</w:t>
      </w:r>
      <w:r w:rsidR="00227EA2" w:rsidRPr="008500AF">
        <w:rPr>
          <w:rFonts w:ascii="Times New Roman" w:hAnsi="Times New Roman" w:cs="Times New Roman"/>
        </w:rPr>
        <w:t xml:space="preserve"> focus on their data and are able to </w:t>
      </w:r>
      <w:r w:rsidR="002738D5" w:rsidRPr="008500AF">
        <w:rPr>
          <w:rFonts w:ascii="Times New Roman" w:hAnsi="Times New Roman" w:cs="Times New Roman"/>
        </w:rPr>
        <w:t>employ various machine learning</w:t>
      </w:r>
      <w:r w:rsidR="00443DD1" w:rsidRPr="008500AF">
        <w:rPr>
          <w:rFonts w:ascii="Times New Roman" w:hAnsi="Times New Roman" w:cs="Times New Roman"/>
        </w:rPr>
        <w:t xml:space="preserve"> or </w:t>
      </w:r>
      <w:r w:rsidR="00432954" w:rsidRPr="008500AF">
        <w:rPr>
          <w:rFonts w:ascii="Times New Roman" w:hAnsi="Times New Roman" w:cs="Times New Roman"/>
        </w:rPr>
        <w:t xml:space="preserve">deep learning </w:t>
      </w:r>
      <w:r w:rsidR="002738D5" w:rsidRPr="008500AF">
        <w:rPr>
          <w:rFonts w:ascii="Times New Roman" w:hAnsi="Times New Roman" w:cs="Times New Roman"/>
        </w:rPr>
        <w:t>tools</w:t>
      </w:r>
      <w:r w:rsidR="00227EA2" w:rsidRPr="008500AF">
        <w:rPr>
          <w:rFonts w:ascii="Times New Roman" w:hAnsi="Times New Roman" w:cs="Times New Roman"/>
        </w:rPr>
        <w:t xml:space="preserve"> with </w:t>
      </w:r>
      <w:r w:rsidR="007039AD" w:rsidRPr="008500AF">
        <w:rPr>
          <w:rFonts w:ascii="Times New Roman" w:hAnsi="Times New Roman" w:cs="Times New Roman"/>
        </w:rPr>
        <w:t xml:space="preserve"> a </w:t>
      </w:r>
      <w:r w:rsidR="004D68F5" w:rsidRPr="008500AF">
        <w:rPr>
          <w:rFonts w:ascii="Times New Roman" w:hAnsi="Times New Roman" w:cs="Times New Roman"/>
        </w:rPr>
        <w:t>significantly reduced amount</w:t>
      </w:r>
      <w:r w:rsidR="00227EA2" w:rsidRPr="008500AF">
        <w:rPr>
          <w:rFonts w:ascii="Times New Roman" w:hAnsi="Times New Roman" w:cs="Times New Roman"/>
        </w:rPr>
        <w:t xml:space="preserve"> code</w:t>
      </w:r>
      <w:r w:rsidR="00432954" w:rsidRPr="008500AF">
        <w:rPr>
          <w:rFonts w:ascii="Times New Roman" w:hAnsi="Times New Roman" w:cs="Times New Roman"/>
        </w:rPr>
        <w:t>,</w:t>
      </w:r>
      <w:r w:rsidR="00227EA2" w:rsidRPr="008500AF">
        <w:rPr>
          <w:rFonts w:ascii="Times New Roman" w:hAnsi="Times New Roman" w:cs="Times New Roman"/>
        </w:rPr>
        <w:t xml:space="preserve"> </w:t>
      </w:r>
      <w:r w:rsidR="002738D5" w:rsidRPr="008500AF">
        <w:rPr>
          <w:rFonts w:ascii="Times New Roman" w:hAnsi="Times New Roman" w:cs="Times New Roman"/>
        </w:rPr>
        <w:t>through</w:t>
      </w:r>
      <w:r w:rsidR="000B2B5A" w:rsidRPr="008500AF">
        <w:rPr>
          <w:rFonts w:ascii="Times New Roman" w:hAnsi="Times New Roman" w:cs="Times New Roman"/>
        </w:rPr>
        <w:t xml:space="preserve"> </w:t>
      </w:r>
      <w:r w:rsidR="00227EA2" w:rsidRPr="008500AF">
        <w:rPr>
          <w:rFonts w:ascii="Times New Roman" w:hAnsi="Times New Roman" w:cs="Times New Roman"/>
        </w:rPr>
        <w:t xml:space="preserve">optimized </w:t>
      </w:r>
      <w:r w:rsidR="00432954" w:rsidRPr="008500AF">
        <w:rPr>
          <w:rFonts w:ascii="Times New Roman" w:hAnsi="Times New Roman" w:cs="Times New Roman"/>
        </w:rPr>
        <w:t>modules</w:t>
      </w:r>
      <w:r w:rsidR="00227EA2" w:rsidRPr="008500AF">
        <w:rPr>
          <w:rFonts w:ascii="Times New Roman" w:hAnsi="Times New Roman" w:cs="Times New Roman"/>
        </w:rPr>
        <w:t xml:space="preserve">. </w:t>
      </w:r>
      <w:r w:rsidR="002D44C1" w:rsidRPr="008500AF">
        <w:rPr>
          <w:rFonts w:ascii="Times New Roman" w:hAnsi="Times New Roman" w:cs="Times New Roman"/>
        </w:rPr>
        <w:t xml:space="preserve">Foreign policy </w:t>
      </w:r>
      <w:commentRangeStart w:id="3"/>
      <w:r w:rsidR="002D44C1" w:rsidRPr="008500AF">
        <w:rPr>
          <w:rFonts w:ascii="Times New Roman" w:hAnsi="Times New Roman" w:cs="Times New Roman"/>
        </w:rPr>
        <w:t>organiz</w:t>
      </w:r>
      <w:commentRangeEnd w:id="3"/>
      <w:r w:rsidR="004A068B">
        <w:rPr>
          <w:rStyle w:val="CommentReference"/>
        </w:rPr>
        <w:commentReference w:id="3"/>
      </w:r>
      <w:r w:rsidR="002D44C1" w:rsidRPr="008500AF">
        <w:rPr>
          <w:rFonts w:ascii="Times New Roman" w:hAnsi="Times New Roman" w:cs="Times New Roman"/>
        </w:rPr>
        <w:t>ations</w:t>
      </w:r>
      <w:r w:rsidR="00227EA2" w:rsidRPr="008500AF">
        <w:rPr>
          <w:rFonts w:ascii="Times New Roman" w:hAnsi="Times New Roman" w:cs="Times New Roman"/>
        </w:rPr>
        <w:t xml:space="preserve"> can use the same process to leverage algorithms from the social sciences and apply them to computational models. </w:t>
      </w:r>
    </w:p>
    <w:p w14:paraId="4F94C02D" w14:textId="1D674C23" w:rsidR="007523B4" w:rsidRDefault="006D001D" w:rsidP="00D25DBF">
      <w:pPr>
        <w:suppressAutoHyphens/>
        <w:spacing w:line="480" w:lineRule="auto"/>
        <w:ind w:firstLine="360"/>
        <w:rPr>
          <w:ins w:id="4" w:author="Author"/>
          <w:rFonts w:ascii="Times New Roman" w:hAnsi="Times New Roman" w:cs="Times New Roman"/>
        </w:rPr>
      </w:pPr>
      <w:ins w:id="5" w:author="Author">
        <w:r>
          <w:rPr>
            <w:rFonts w:ascii="Times New Roman" w:hAnsi="Times New Roman" w:cs="Times New Roman"/>
          </w:rPr>
          <w:t xml:space="preserve">Experiences in the 18 years of this century from Afghanistan to Iraq to Libya to Syria to Crimea have shown the daunting challenges facing foreign policy. Computational tools have the potential to mitigate some </w:t>
        </w:r>
        <w:r w:rsidR="00A45981">
          <w:rPr>
            <w:rFonts w:ascii="Times New Roman" w:hAnsi="Times New Roman" w:cs="Times New Roman"/>
          </w:rPr>
          <w:t xml:space="preserve">of </w:t>
        </w:r>
        <w:r>
          <w:rPr>
            <w:rFonts w:ascii="Times New Roman" w:hAnsi="Times New Roman" w:cs="Times New Roman"/>
          </w:rPr>
          <w:t xml:space="preserve">these challenges through the expanded use of data analysis but also through the ability of modelling to recreate and explore complex phenomenon in support of policy development. </w:t>
        </w:r>
        <w:r w:rsidR="002B4F57">
          <w:rPr>
            <w:rFonts w:ascii="Times New Roman" w:hAnsi="Times New Roman" w:cs="Times New Roman"/>
          </w:rPr>
          <w:t xml:space="preserve">Computational models are already in use  different aspects of foreign policy through the U.S. Government from the Department of State to Combatant Commands within the Department of Defense. However, social science models are often proprietary and are unable to be adapted by their users or researchers who may </w:t>
        </w:r>
        <w:r w:rsidR="002B4F57">
          <w:rPr>
            <w:rFonts w:ascii="Times New Roman" w:hAnsi="Times New Roman" w:cs="Times New Roman"/>
          </w:rPr>
          <w:lastRenderedPageBreak/>
          <w:t xml:space="preserve">want to expand their capability. This situation stands in sharp contrast with data science or even </w:t>
        </w:r>
        <w:r w:rsidR="009C1449">
          <w:rPr>
            <w:rFonts w:ascii="Times New Roman" w:hAnsi="Times New Roman" w:cs="Times New Roman"/>
          </w:rPr>
          <w:t xml:space="preserve">the climate community. The climate community has four coupled </w:t>
        </w:r>
        <w:r w:rsidR="002B36B9">
          <w:rPr>
            <w:rFonts w:ascii="Times New Roman" w:hAnsi="Times New Roman" w:cs="Times New Roman"/>
          </w:rPr>
          <w:t xml:space="preserve">publicly available </w:t>
        </w:r>
        <w:r w:rsidR="009C1449">
          <w:rPr>
            <w:rFonts w:ascii="Times New Roman" w:hAnsi="Times New Roman" w:cs="Times New Roman"/>
          </w:rPr>
          <w:t>models to explore the earth’s complex weather system</w:t>
        </w:r>
        <w:r w:rsidR="002B36B9">
          <w:rPr>
            <w:rFonts w:ascii="Times New Roman" w:hAnsi="Times New Roman" w:cs="Times New Roman"/>
          </w:rPr>
          <w:t>.</w:t>
        </w:r>
        <w:r w:rsidR="002B36B9">
          <w:rPr>
            <w:rStyle w:val="FootnoteReference"/>
            <w:rFonts w:ascii="Times New Roman" w:hAnsi="Times New Roman" w:cs="Times New Roman"/>
          </w:rPr>
          <w:footnoteReference w:id="1"/>
        </w:r>
        <w:r w:rsidR="009C1449">
          <w:rPr>
            <w:rFonts w:ascii="Times New Roman" w:hAnsi="Times New Roman" w:cs="Times New Roman"/>
          </w:rPr>
          <w:t xml:space="preserve"> </w:t>
        </w:r>
        <w:r w:rsidR="002B36B9">
          <w:rPr>
            <w:rFonts w:ascii="Times New Roman" w:hAnsi="Times New Roman" w:cs="Times New Roman"/>
          </w:rPr>
          <w:t>While d</w:t>
        </w:r>
        <w:r w:rsidR="009C1449">
          <w:rPr>
            <w:rFonts w:ascii="Times New Roman" w:hAnsi="Times New Roman" w:cs="Times New Roman"/>
          </w:rPr>
          <w:t>ata science has rich libraries of open source code which allows practitioners to employ the wide diversity of artificial intelligence tools, combine them in novel ways or even submit improvements</w:t>
        </w:r>
        <w:r w:rsidR="002B36B9">
          <w:rPr>
            <w:rFonts w:ascii="Times New Roman" w:hAnsi="Times New Roman" w:cs="Times New Roman"/>
          </w:rPr>
          <w:t>.</w:t>
        </w:r>
        <w:r w:rsidR="002B36B9">
          <w:rPr>
            <w:rStyle w:val="FootnoteReference"/>
            <w:rFonts w:ascii="Times New Roman" w:hAnsi="Times New Roman" w:cs="Times New Roman"/>
          </w:rPr>
          <w:footnoteReference w:id="2"/>
        </w:r>
        <w:r w:rsidR="002B4F57">
          <w:rPr>
            <w:rFonts w:ascii="Times New Roman" w:hAnsi="Times New Roman" w:cs="Times New Roman"/>
          </w:rPr>
          <w:t xml:space="preserve"> </w:t>
        </w:r>
        <w:bookmarkStart w:id="8" w:name="_GoBack"/>
        <w:bookmarkEnd w:id="8"/>
      </w:ins>
    </w:p>
    <w:p w14:paraId="4CEDF120" w14:textId="686A42E2" w:rsidR="005C5F01" w:rsidRDefault="00CC0DB2" w:rsidP="00D25DBF">
      <w:pPr>
        <w:suppressAutoHyphens/>
        <w:spacing w:line="480" w:lineRule="auto"/>
        <w:ind w:firstLine="360"/>
        <w:rPr>
          <w:rFonts w:ascii="Times New Roman" w:hAnsi="Times New Roman" w:cs="Times New Roman"/>
        </w:rPr>
      </w:pPr>
      <w:r>
        <w:rPr>
          <w:rFonts w:ascii="Times New Roman" w:hAnsi="Times New Roman" w:cs="Times New Roman"/>
        </w:rPr>
        <w:t>“</w:t>
      </w:r>
      <w:r w:rsidR="002D44C1" w:rsidRPr="008500AF">
        <w:rPr>
          <w:rFonts w:ascii="Times New Roman" w:hAnsi="Times New Roman" w:cs="Times New Roman"/>
        </w:rPr>
        <w:t xml:space="preserve">Mesa </w:t>
      </w:r>
      <w:r w:rsidR="00DF67ED" w:rsidRPr="008500AF">
        <w:rPr>
          <w:rFonts w:ascii="Times New Roman" w:hAnsi="Times New Roman" w:cs="Times New Roman"/>
        </w:rPr>
        <w:t>P</w:t>
      </w:r>
      <w:r w:rsidR="002D44C1" w:rsidRPr="008500AF">
        <w:rPr>
          <w:rFonts w:ascii="Times New Roman" w:hAnsi="Times New Roman" w:cs="Times New Roman"/>
        </w:rPr>
        <w:t>ackages</w:t>
      </w:r>
      <w:r>
        <w:rPr>
          <w:rFonts w:ascii="Times New Roman" w:hAnsi="Times New Roman" w:cs="Times New Roman"/>
        </w:rPr>
        <w:t>”</w:t>
      </w:r>
      <w:r w:rsidR="002D44C1" w:rsidRPr="008500AF">
        <w:rPr>
          <w:rFonts w:ascii="Times New Roman" w:hAnsi="Times New Roman" w:cs="Times New Roman"/>
        </w:rPr>
        <w:t xml:space="preserve"> is a nascent effort to develop a </w:t>
      </w:r>
      <w:r w:rsidR="004072D5">
        <w:rPr>
          <w:rFonts w:ascii="Times New Roman" w:hAnsi="Times New Roman" w:cs="Times New Roman"/>
        </w:rPr>
        <w:t>repository</w:t>
      </w:r>
      <w:r w:rsidR="002D44C1" w:rsidRPr="008500AF">
        <w:rPr>
          <w:rFonts w:ascii="Times New Roman" w:hAnsi="Times New Roman" w:cs="Times New Roman"/>
        </w:rPr>
        <w:t xml:space="preserve"> of social science algorithms to aid in policy development</w:t>
      </w:r>
      <w:r w:rsidR="00A8096F" w:rsidRPr="008500AF">
        <w:rPr>
          <w:rFonts w:ascii="Times New Roman" w:hAnsi="Times New Roman" w:cs="Times New Roman"/>
        </w:rPr>
        <w:t xml:space="preserve"> (Figure 1)</w:t>
      </w:r>
      <w:r w:rsidR="002D44C1" w:rsidRPr="008500AF">
        <w:rPr>
          <w:rFonts w:ascii="Times New Roman" w:hAnsi="Times New Roman" w:cs="Times New Roman"/>
        </w:rPr>
        <w:t xml:space="preserve">. Mesa </w:t>
      </w:r>
      <w:r w:rsidR="00722D6F" w:rsidRPr="008500AF">
        <w:rPr>
          <w:rFonts w:ascii="Times New Roman" w:hAnsi="Times New Roman" w:cs="Times New Roman"/>
        </w:rPr>
        <w:t>P</w:t>
      </w:r>
      <w:r w:rsidR="002D44C1" w:rsidRPr="008500AF">
        <w:rPr>
          <w:rFonts w:ascii="Times New Roman" w:hAnsi="Times New Roman" w:cs="Times New Roman"/>
        </w:rPr>
        <w:t xml:space="preserve">ackages is based on the Python </w:t>
      </w:r>
      <w:r w:rsidR="00892546" w:rsidRPr="008500AF">
        <w:rPr>
          <w:rFonts w:ascii="Times New Roman" w:hAnsi="Times New Roman" w:cs="Times New Roman"/>
        </w:rPr>
        <w:t xml:space="preserve">programming language and </w:t>
      </w:r>
      <w:r w:rsidR="00432954" w:rsidRPr="008500AF">
        <w:rPr>
          <w:rFonts w:ascii="Times New Roman" w:hAnsi="Times New Roman" w:cs="Times New Roman"/>
        </w:rPr>
        <w:t>the</w:t>
      </w:r>
      <w:r w:rsidR="00892546" w:rsidRPr="008500AF">
        <w:rPr>
          <w:rFonts w:ascii="Times New Roman" w:hAnsi="Times New Roman" w:cs="Times New Roman"/>
        </w:rPr>
        <w:t xml:space="preserve"> </w:t>
      </w:r>
      <w:r w:rsidR="002D44C1" w:rsidRPr="008500AF">
        <w:rPr>
          <w:rFonts w:ascii="Times New Roman" w:hAnsi="Times New Roman" w:cs="Times New Roman"/>
        </w:rPr>
        <w:t>Agent Based Model (ABM) library, Mesa</w:t>
      </w:r>
      <w:r w:rsidR="00A4731B" w:rsidRPr="008500AF">
        <w:rPr>
          <w:rFonts w:ascii="Times New Roman" w:hAnsi="Times New Roman" w:cs="Times New Roman"/>
        </w:rPr>
        <w:t xml:space="preserve"> </w:t>
      </w:r>
      <w:r w:rsidR="00A4731B"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rPr>
        <w:fldChar w:fldCharType="separate"/>
      </w:r>
      <w:r w:rsidR="00B91BC4" w:rsidRPr="008500AF">
        <w:rPr>
          <w:rFonts w:ascii="Times New Roman" w:hAnsi="Times New Roman" w:cs="Times New Roman"/>
          <w:noProof/>
        </w:rPr>
        <w:t>(Kazil &amp; Masad, 2018)</w:t>
      </w:r>
      <w:r w:rsidR="00A4731B" w:rsidRPr="008500AF">
        <w:rPr>
          <w:rFonts w:ascii="Times New Roman" w:hAnsi="Times New Roman" w:cs="Times New Roman"/>
        </w:rPr>
        <w:fldChar w:fldCharType="end"/>
      </w:r>
      <w:r w:rsidR="002D44C1" w:rsidRPr="008500AF">
        <w:rPr>
          <w:rFonts w:ascii="Times New Roman" w:hAnsi="Times New Roman" w:cs="Times New Roman"/>
        </w:rPr>
        <w:t xml:space="preserve">. </w:t>
      </w:r>
      <w:r w:rsidR="00892546" w:rsidRPr="008500AF">
        <w:rPr>
          <w:rFonts w:ascii="Times New Roman" w:hAnsi="Times New Roman" w:cs="Times New Roman"/>
        </w:rPr>
        <w:t>Although the choice of language and modelling interface is highly debatable, Python represents a rapidly expanding, comparatively easy to</w:t>
      </w:r>
      <w:r w:rsidR="00443DD1" w:rsidRPr="008500AF">
        <w:rPr>
          <w:rFonts w:ascii="Times New Roman" w:hAnsi="Times New Roman" w:cs="Times New Roman"/>
        </w:rPr>
        <w:t xml:space="preserve"> learn</w:t>
      </w:r>
      <w:r w:rsidR="00892546" w:rsidRPr="008500AF">
        <w:rPr>
          <w:rFonts w:ascii="Times New Roman" w:hAnsi="Times New Roman" w:cs="Times New Roman"/>
        </w:rPr>
        <w:t xml:space="preserve"> object oriented programming language </w:t>
      </w:r>
      <w:r w:rsidR="0089254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892546" w:rsidRPr="008500AF">
        <w:rPr>
          <w:rFonts w:ascii="Times New Roman" w:hAnsi="Times New Roman" w:cs="Times New Roman"/>
        </w:rPr>
        <w:fldChar w:fldCharType="separate"/>
      </w:r>
      <w:r w:rsidR="00B91BC4" w:rsidRPr="008500AF">
        <w:rPr>
          <w:rFonts w:ascii="Times New Roman" w:hAnsi="Times New Roman" w:cs="Times New Roman"/>
          <w:noProof/>
        </w:rPr>
        <w:t>(Sonmez, 2017)</w:t>
      </w:r>
      <w:r w:rsidR="00892546" w:rsidRPr="008500AF">
        <w:rPr>
          <w:rFonts w:ascii="Times New Roman" w:hAnsi="Times New Roman" w:cs="Times New Roman"/>
        </w:rPr>
        <w:fldChar w:fldCharType="end"/>
      </w:r>
      <w:r w:rsidR="00892546" w:rsidRPr="008500AF">
        <w:rPr>
          <w:rFonts w:ascii="Times New Roman" w:hAnsi="Times New Roman" w:cs="Times New Roman"/>
        </w:rPr>
        <w:t xml:space="preserve">. </w:t>
      </w:r>
      <w:r w:rsidR="002D44C1" w:rsidRPr="008500AF">
        <w:rPr>
          <w:rFonts w:ascii="Times New Roman" w:hAnsi="Times New Roman" w:cs="Times New Roman"/>
        </w:rPr>
        <w:t xml:space="preserve"> </w:t>
      </w:r>
      <w:r w:rsidR="00892546" w:rsidRPr="008500AF">
        <w:rPr>
          <w:rFonts w:ascii="Times New Roman" w:hAnsi="Times New Roman" w:cs="Times New Roman"/>
        </w:rPr>
        <w:t>Critically, Python</w:t>
      </w:r>
      <w:r w:rsidR="00A4731B" w:rsidRPr="008500AF">
        <w:rPr>
          <w:rFonts w:ascii="Times New Roman" w:hAnsi="Times New Roman" w:cs="Times New Roman"/>
        </w:rPr>
        <w:t xml:space="preserve"> has a rich ecosystem which includes highly developed and wide ranging libraries, which foreign policy practitioners can intertwine easily to address the unique complexities of their situation and the available information.  </w:t>
      </w:r>
      <w:r w:rsidR="00443DD1" w:rsidRPr="008500AF">
        <w:rPr>
          <w:rFonts w:ascii="Times New Roman" w:hAnsi="Times New Roman" w:cs="Times New Roman"/>
        </w:rPr>
        <w:t>As a widely used language employed in everything f</w:t>
      </w:r>
      <w:r w:rsidR="007C2333" w:rsidRPr="008500AF">
        <w:rPr>
          <w:rFonts w:ascii="Times New Roman" w:hAnsi="Times New Roman" w:cs="Times New Roman"/>
        </w:rPr>
        <w:t>r</w:t>
      </w:r>
      <w:r w:rsidR="00443DD1" w:rsidRPr="008500AF">
        <w:rPr>
          <w:rFonts w:ascii="Times New Roman" w:hAnsi="Times New Roman" w:cs="Times New Roman"/>
        </w:rPr>
        <w:t xml:space="preserve">om YouTube to bioinformatics, </w:t>
      </w:r>
      <w:r w:rsidR="007C2333" w:rsidRPr="008500AF">
        <w:rPr>
          <w:rFonts w:ascii="Times New Roman" w:hAnsi="Times New Roman" w:cs="Times New Roman"/>
        </w:rPr>
        <w:t>Python supports</w:t>
      </w:r>
      <w:r w:rsidR="00443DD1" w:rsidRPr="008500AF">
        <w:rPr>
          <w:rFonts w:ascii="Times New Roman" w:hAnsi="Times New Roman" w:cs="Times New Roman"/>
        </w:rPr>
        <w:t xml:space="preserve"> a large toolbox </w:t>
      </w:r>
      <w:r w:rsidR="00C744CB" w:rsidRPr="008500AF">
        <w:rPr>
          <w:rFonts w:ascii="Times New Roman" w:hAnsi="Times New Roman" w:cs="Times New Roman"/>
        </w:rPr>
        <w:t>from</w:t>
      </w:r>
      <w:r w:rsidR="00443DD1" w:rsidRPr="008500AF">
        <w:rPr>
          <w:rFonts w:ascii="Times New Roman" w:hAnsi="Times New Roman" w:cs="Times New Roman"/>
        </w:rPr>
        <w:t xml:space="preserve"> which </w:t>
      </w:r>
      <w:r w:rsidR="007C2333" w:rsidRPr="008500AF">
        <w:rPr>
          <w:rFonts w:ascii="Times New Roman" w:hAnsi="Times New Roman" w:cs="Times New Roman"/>
        </w:rPr>
        <w:t xml:space="preserve">practitioners can </w:t>
      </w:r>
      <w:r w:rsidR="00722D6F" w:rsidRPr="008500AF">
        <w:rPr>
          <w:rFonts w:ascii="Times New Roman" w:hAnsi="Times New Roman" w:cs="Times New Roman"/>
        </w:rPr>
        <w:t xml:space="preserve">draw to </w:t>
      </w:r>
      <w:r w:rsidR="00443DD1" w:rsidRPr="008500AF">
        <w:rPr>
          <w:rFonts w:ascii="Times New Roman" w:hAnsi="Times New Roman" w:cs="Times New Roman"/>
        </w:rPr>
        <w:t>understand their foreign population</w:t>
      </w:r>
      <w:r w:rsidR="007C2333" w:rsidRPr="008500AF">
        <w:rPr>
          <w:rFonts w:ascii="Times New Roman" w:hAnsi="Times New Roman" w:cs="Times New Roman"/>
        </w:rPr>
        <w:t xml:space="preserve"> and phenomenon of interest. </w:t>
      </w:r>
      <w:r w:rsidR="00DF67ED" w:rsidRPr="008500AF">
        <w:rPr>
          <w:rFonts w:ascii="Times New Roman" w:hAnsi="Times New Roman" w:cs="Times New Roman"/>
        </w:rPr>
        <w:t>Python provide</w:t>
      </w:r>
      <w:r w:rsidR="00722D6F" w:rsidRPr="008500AF">
        <w:rPr>
          <w:rFonts w:ascii="Times New Roman" w:hAnsi="Times New Roman" w:cs="Times New Roman"/>
        </w:rPr>
        <w:t>s</w:t>
      </w:r>
      <w:r w:rsidR="00DF67ED" w:rsidRPr="008500AF">
        <w:rPr>
          <w:rFonts w:ascii="Times New Roman" w:hAnsi="Times New Roman" w:cs="Times New Roman"/>
        </w:rPr>
        <w:t xml:space="preserve"> computational tools to a</w:t>
      </w:r>
      <w:r w:rsidR="00A364F4" w:rsidRPr="008500AF">
        <w:rPr>
          <w:rFonts w:ascii="Times New Roman" w:hAnsi="Times New Roman" w:cs="Times New Roman"/>
        </w:rPr>
        <w:t>i</w:t>
      </w:r>
      <w:r w:rsidR="00DF67ED" w:rsidRPr="008500AF">
        <w:rPr>
          <w:rFonts w:ascii="Times New Roman" w:hAnsi="Times New Roman" w:cs="Times New Roman"/>
        </w:rPr>
        <w:t>d in data collection, analysis and geospatial integration. Mesa Packages is then intended to further expand these capabilities by providing</w:t>
      </w:r>
      <w:r w:rsidR="00722D6F" w:rsidRPr="008500AF">
        <w:rPr>
          <w:rFonts w:ascii="Times New Roman" w:hAnsi="Times New Roman" w:cs="Times New Roman"/>
        </w:rPr>
        <w:t xml:space="preserve"> a repository of social science based algorithms. </w:t>
      </w:r>
      <w:r w:rsidR="00443DD1" w:rsidRPr="008500AF">
        <w:rPr>
          <w:rFonts w:ascii="Times New Roman" w:hAnsi="Times New Roman" w:cs="Times New Roman"/>
        </w:rPr>
        <w:t xml:space="preserve"> </w:t>
      </w:r>
    </w:p>
    <w:p w14:paraId="5F4842DF" w14:textId="77777777" w:rsidR="005C5F01" w:rsidRDefault="0048286A" w:rsidP="0048286A">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demonstrate both how </w:t>
      </w:r>
      <w:r>
        <w:rPr>
          <w:rFonts w:ascii="Times New Roman" w:hAnsi="Times New Roman" w:cs="Times New Roman"/>
        </w:rPr>
        <w:t xml:space="preserve">foreign policy professionals </w:t>
      </w:r>
      <w:r w:rsidRPr="008500AF">
        <w:rPr>
          <w:rFonts w:ascii="Times New Roman" w:hAnsi="Times New Roman" w:cs="Times New Roman"/>
        </w:rPr>
        <w:t xml:space="preserve">can </w:t>
      </w:r>
      <w:r>
        <w:rPr>
          <w:rFonts w:ascii="Times New Roman" w:hAnsi="Times New Roman" w:cs="Times New Roman"/>
        </w:rPr>
        <w:t>employ computational tools</w:t>
      </w:r>
      <w:r w:rsidRPr="008500AF">
        <w:rPr>
          <w:rFonts w:ascii="Times New Roman" w:hAnsi="Times New Roman" w:cs="Times New Roman"/>
        </w:rPr>
        <w:t xml:space="preserve"> and how Mesa Packages can serve as a repository, this article conducts an exhibition of a foreign policy model based on the question “What impact would a </w:t>
      </w:r>
      <w:r>
        <w:rPr>
          <w:rFonts w:ascii="Times New Roman" w:hAnsi="Times New Roman" w:cs="Times New Roman"/>
        </w:rPr>
        <w:t xml:space="preserve">major foreign intervention </w:t>
      </w:r>
      <w:r w:rsidRPr="008500AF">
        <w:rPr>
          <w:rFonts w:ascii="Times New Roman" w:hAnsi="Times New Roman" w:cs="Times New Roman"/>
        </w:rPr>
        <w:t xml:space="preserve">in Libya have on alliance formation?” </w:t>
      </w:r>
      <w:r>
        <w:rPr>
          <w:rFonts w:ascii="Times New Roman" w:hAnsi="Times New Roman" w:cs="Times New Roman"/>
        </w:rPr>
        <w:t xml:space="preserve"> As the term major foreign intervention is subjective it would include a foreign military presence (e.g. U.S., E.U., Russia) as well as an influx of foreign aid, which would be comparable to at least half of Libya’s </w:t>
      </w:r>
      <w:r>
        <w:rPr>
          <w:rFonts w:ascii="Times New Roman" w:hAnsi="Times New Roman" w:cs="Times New Roman"/>
        </w:rPr>
        <w:lastRenderedPageBreak/>
        <w:t xml:space="preserve">Gross Domestic Product. </w:t>
      </w:r>
      <w:r w:rsidRPr="008500AF">
        <w:rPr>
          <w:rFonts w:ascii="Times New Roman" w:hAnsi="Times New Roman" w:cs="Times New Roman"/>
        </w:rPr>
        <w:t xml:space="preserve">This question is significant because the alliances and relative strength of those alliances will shape the conflict, its outcome, and the future path of Libya. This question is also combinatorically intensive. The model examines 128 tribes and assesses their optimal alliance choices, dynamically. As the tribes form alliances then their preferences and power change causing other tribes to reassess whether or not to attempt an alliance.   The core algorithm is a specific instantiation of the Shapley value, the Bilateral Shapley Value (BSV)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(Abdollahian, Zinig, &amp; Nelson, 2013; Ketchpel, 1995)</w:t>
      </w:r>
      <w:r w:rsidRPr="008500AF">
        <w:rPr>
          <w:rFonts w:ascii="Times New Roman" w:hAnsi="Times New Roman" w:cs="Times New Roman"/>
        </w:rPr>
        <w:fldChar w:fldCharType="end"/>
      </w:r>
      <w:r w:rsidRPr="008500AF">
        <w:rPr>
          <w:rFonts w:ascii="Times New Roman" w:hAnsi="Times New Roman" w:cs="Times New Roman"/>
        </w:rPr>
        <w:t xml:space="preserve">. This algorithm is from the field of coalition game theory and is based on Nobel prize winner Lloyd Shapley’s work. The Shapley value is a widely applicable and well respected algorithm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(Roth, 1988)</w:t>
      </w:r>
      <w:r w:rsidRPr="008500AF">
        <w:rPr>
          <w:rFonts w:ascii="Times New Roman" w:hAnsi="Times New Roman" w:cs="Times New Roman"/>
        </w:rPr>
        <w:fldChar w:fldCharType="end"/>
      </w:r>
      <w:r w:rsidRPr="008500AF">
        <w:rPr>
          <w:rFonts w:ascii="Times New Roman" w:hAnsi="Times New Roman" w:cs="Times New Roman"/>
        </w:rPr>
        <w:t xml:space="preserve"> and as such represents a great candidate for the inaugural algorithm. The algorithm can be employed in any context where individuals or groups may form an alliance from voting to civil conflict.</w:t>
      </w:r>
      <w:r w:rsidR="005C5F01">
        <w:rPr>
          <w:rFonts w:ascii="Times New Roman" w:hAnsi="Times New Roman" w:cs="Times New Roman"/>
        </w:rPr>
        <w:br w:type="page"/>
      </w:r>
    </w:p>
    <w:p w14:paraId="723A5494" w14:textId="77777777" w:rsidR="0048286A" w:rsidRDefault="0048286A" w:rsidP="00D25DBF">
      <w:pPr>
        <w:suppressAutoHyphens/>
        <w:spacing w:line="480" w:lineRule="auto"/>
        <w:ind w:firstLine="360"/>
        <w:rPr>
          <w:rFonts w:ascii="Times New Roman" w:hAnsi="Times New Roman" w:cs="Times New Roman"/>
        </w:rPr>
        <w:sectPr w:rsidR="0048286A" w:rsidSect="0048286A">
          <w:type w:val="continuous"/>
          <w:pgSz w:w="12240" w:h="15840" w:code="1"/>
          <w:pgMar w:top="1282" w:right="1440" w:bottom="965" w:left="1440" w:header="1138" w:footer="850" w:gutter="0"/>
          <w:cols w:space="540"/>
          <w:titlePg/>
          <w:docGrid w:linePitch="299"/>
        </w:sectPr>
      </w:pPr>
    </w:p>
    <w:p w14:paraId="42CB9D5D" w14:textId="77777777" w:rsidR="00D25DBF" w:rsidRPr="008500AF" w:rsidRDefault="00D25DBF" w:rsidP="00D25DBF">
      <w:pPr>
        <w:suppressAutoHyphens/>
        <w:spacing w:line="480" w:lineRule="auto"/>
        <w:ind w:firstLine="360"/>
        <w:rPr>
          <w:rFonts w:ascii="Times New Roman" w:hAnsi="Times New Roman" w:cs="Times New Roman"/>
        </w:rPr>
      </w:pPr>
    </w:p>
    <w:p w14:paraId="1860CC55" w14:textId="77777777" w:rsidR="00822B8E" w:rsidRPr="008500AF" w:rsidRDefault="00822B8E" w:rsidP="0048286A">
      <w:pPr>
        <w:suppressAutoHyphens/>
        <w:rPr>
          <w:rStyle w:val="Hyperlink"/>
          <w:rFonts w:ascii="Times New Roman" w:hAnsi="Times New Roman" w:cs="Times New Roman"/>
        </w:rPr>
      </w:pPr>
      <w:r w:rsidRPr="008500AF">
        <w:rPr>
          <w:rFonts w:ascii="Times New Roman" w:hAnsi="Times New Roman" w:cs="Times New Roman"/>
          <w:noProof/>
        </w:rPr>
        <w:drawing>
          <wp:inline distT="0" distB="0" distL="0" distR="0" wp14:anchorId="25A02B02" wp14:editId="0C9EC066">
            <wp:extent cx="4010025" cy="5057775"/>
            <wp:effectExtent l="19050" t="19050" r="28575" b="28575"/>
            <wp:docPr id="6" name="Picture 5">
              <a:hlinkClick xmlns:a="http://schemas.openxmlformats.org/drawingml/2006/main" r:id="rId11"/>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11"/>
                      <a:extLst>
                        <a:ext uri="{FF2B5EF4-FFF2-40B4-BE49-F238E27FC236}">
                          <a16:creationId xmlns:a16="http://schemas.microsoft.com/office/drawing/2014/main" id="{B149844E-F752-4F18-9C15-6E822DA5434D}"/>
                        </a:ext>
                      </a:extLst>
                    </pic:cNvPr>
                    <pic:cNvPicPr>
                      <a:picLocks noChangeAspect="1"/>
                    </pic:cNvPicPr>
                  </pic:nvPicPr>
                  <pic:blipFill rotWithShape="1">
                    <a:blip r:embed="rId12"/>
                    <a:srcRect l="18275"/>
                    <a:stretch/>
                  </pic:blipFill>
                  <pic:spPr>
                    <a:xfrm>
                      <a:off x="0" y="0"/>
                      <a:ext cx="4098610" cy="5169506"/>
                    </a:xfrm>
                    <a:prstGeom prst="rect">
                      <a:avLst/>
                    </a:prstGeom>
                    <a:ln>
                      <a:solidFill>
                        <a:schemeClr val="tx1"/>
                      </a:solidFill>
                    </a:ln>
                  </pic:spPr>
                </pic:pic>
              </a:graphicData>
            </a:graphic>
          </wp:inline>
        </w:drawing>
      </w:r>
      <w:r w:rsidRPr="008500AF">
        <w:rPr>
          <w:rFonts w:ascii="Times New Roman" w:hAnsi="Times New Roman" w:cs="Times New Roman"/>
          <w:noProof/>
        </w:rPr>
        <w:drawing>
          <wp:inline distT="0" distB="0" distL="0" distR="0" wp14:anchorId="4147C645" wp14:editId="798E2E43">
            <wp:extent cx="4418965" cy="5076241"/>
            <wp:effectExtent l="19050" t="19050" r="19685" b="10160"/>
            <wp:docPr id="1" name="Picture 4">
              <a:hlinkClick xmlns:a="http://schemas.openxmlformats.org/drawingml/2006/main" r:id="rId13"/>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3"/>
                      <a:extLst>
                        <a:ext uri="{FF2B5EF4-FFF2-40B4-BE49-F238E27FC236}">
                          <a16:creationId xmlns:a16="http://schemas.microsoft.com/office/drawing/2014/main" id="{F901AE64-160D-4EA9-ACA4-62B30E3FE461}"/>
                        </a:ext>
                      </a:extLst>
                    </pic:cNvPr>
                    <pic:cNvPicPr>
                      <a:picLocks noChangeAspect="1"/>
                    </pic:cNvPicPr>
                  </pic:nvPicPr>
                  <pic:blipFill>
                    <a:blip r:embed="rId14"/>
                    <a:stretch>
                      <a:fillRect/>
                    </a:stretch>
                  </pic:blipFill>
                  <pic:spPr>
                    <a:xfrm>
                      <a:off x="0" y="0"/>
                      <a:ext cx="4542375" cy="5218006"/>
                    </a:xfrm>
                    <a:prstGeom prst="rect">
                      <a:avLst/>
                    </a:prstGeom>
                    <a:solidFill>
                      <a:schemeClr val="accent1"/>
                    </a:solidFill>
                    <a:ln>
                      <a:solidFill>
                        <a:schemeClr val="tx1"/>
                      </a:solidFill>
                    </a:ln>
                  </pic:spPr>
                </pic:pic>
              </a:graphicData>
            </a:graphic>
          </wp:inline>
        </w:drawing>
      </w:r>
      <w:r w:rsidRPr="008500AF">
        <w:rPr>
          <w:rFonts w:ascii="Times New Roman" w:hAnsi="Times New Roman" w:cs="Times New Roman"/>
          <w:b/>
        </w:rPr>
        <w:t xml:space="preserve">Figure 1: </w:t>
      </w:r>
      <w:r w:rsidRPr="008500AF">
        <w:rPr>
          <w:rFonts w:ascii="Times New Roman" w:hAnsi="Times New Roman" w:cs="Times New Roman"/>
        </w:rPr>
        <w:t xml:space="preserve">(left) Mesa Packages Repository Page </w:t>
      </w:r>
      <w:hyperlink r:id="rId15" w:history="1">
        <w:r w:rsidRPr="008500AF">
          <w:rPr>
            <w:rStyle w:val="Hyperlink"/>
            <w:rFonts w:ascii="Times New Roman" w:hAnsi="Times New Roman" w:cs="Times New Roman"/>
          </w:rPr>
          <w:t>https://github.com/projectmesa/mesa/wiki/Mesa-Packages</w:t>
        </w:r>
      </w:hyperlink>
      <w:r w:rsidRPr="008500AF">
        <w:rPr>
          <w:rFonts w:ascii="Times New Roman" w:hAnsi="Times New Roman" w:cs="Times New Roman"/>
        </w:rPr>
        <w:t xml:space="preserve"> (right) Mesa Packages Tutorial Page </w:t>
      </w:r>
      <w:hyperlink r:id="rId16" w:history="1">
        <w:r w:rsidRPr="008500AF">
          <w:rPr>
            <w:rStyle w:val="Hyperlink"/>
            <w:rFonts w:ascii="Times New Roman" w:hAnsi="Times New Roman" w:cs="Times New Roman"/>
          </w:rPr>
          <w:t>http://mesa.readthedocs.io/en/latest/packages.html</w:t>
        </w:r>
      </w:hyperlink>
    </w:p>
    <w:p w14:paraId="548BA0A9" w14:textId="77777777" w:rsidR="0048286A" w:rsidRPr="0048286A" w:rsidRDefault="0048286A" w:rsidP="0048286A">
      <w:pPr>
        <w:suppressAutoHyphens/>
        <w:rPr>
          <w:rFonts w:ascii="Times New Roman" w:hAnsi="Times New Roman" w:cs="Times New Roman"/>
          <w:color w:val="4F81BD"/>
        </w:rPr>
        <w:sectPr w:rsidR="0048286A" w:rsidRPr="0048286A" w:rsidSect="0048286A">
          <w:type w:val="continuous"/>
          <w:pgSz w:w="15840" w:h="12240" w:orient="landscape" w:code="1"/>
          <w:pgMar w:top="1440" w:right="1282" w:bottom="1440" w:left="965" w:header="1138" w:footer="850" w:gutter="0"/>
          <w:cols w:space="540"/>
          <w:titlePg/>
          <w:docGrid w:linePitch="299"/>
        </w:sectPr>
      </w:pPr>
    </w:p>
    <w:p w14:paraId="0B9F4DB0" w14:textId="46D0E09C" w:rsidR="00C059BF" w:rsidRPr="008500AF" w:rsidRDefault="005F3E9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lastRenderedPageBreak/>
        <w:t xml:space="preserve">The exhibition of Mesa Packages through the BSV as applied to Libya then proceeds in </w:t>
      </w:r>
      <w:r w:rsidR="00D7224C" w:rsidRPr="008500AF">
        <w:rPr>
          <w:rFonts w:ascii="Times New Roman" w:hAnsi="Times New Roman" w:cs="Times New Roman"/>
        </w:rPr>
        <w:t>four</w:t>
      </w:r>
      <w:r w:rsidRPr="008500AF">
        <w:rPr>
          <w:rFonts w:ascii="Times New Roman" w:hAnsi="Times New Roman" w:cs="Times New Roman"/>
        </w:rPr>
        <w:t xml:space="preserve"> parts. </w:t>
      </w:r>
      <w:r w:rsidR="00E050CD">
        <w:rPr>
          <w:rFonts w:ascii="Times New Roman" w:hAnsi="Times New Roman" w:cs="Times New Roman"/>
        </w:rPr>
        <w:t>Section 2 contains a</w:t>
      </w:r>
      <w:r w:rsidR="00D7224C" w:rsidRPr="008500AF">
        <w:rPr>
          <w:rFonts w:ascii="Times New Roman" w:hAnsi="Times New Roman" w:cs="Times New Roman"/>
        </w:rPr>
        <w:t xml:space="preserve"> literature review of computational models and conflict,</w:t>
      </w:r>
      <w:r w:rsidRPr="008500AF">
        <w:rPr>
          <w:rFonts w:ascii="Times New Roman" w:hAnsi="Times New Roman" w:cs="Times New Roman"/>
        </w:rPr>
        <w:t xml:space="preserve"> </w:t>
      </w:r>
      <w:r w:rsidR="003577E9" w:rsidRPr="008500AF">
        <w:rPr>
          <w:rFonts w:ascii="Times New Roman" w:hAnsi="Times New Roman" w:cs="Times New Roman"/>
        </w:rPr>
        <w:t>and an overview of the</w:t>
      </w:r>
      <w:r w:rsidRPr="008500AF">
        <w:rPr>
          <w:rFonts w:ascii="Times New Roman" w:hAnsi="Times New Roman" w:cs="Times New Roman"/>
        </w:rPr>
        <w:t xml:space="preserve"> ongoing conflict in Libya. </w:t>
      </w:r>
      <w:r w:rsidR="00E050CD">
        <w:rPr>
          <w:rFonts w:ascii="Times New Roman" w:hAnsi="Times New Roman" w:cs="Times New Roman"/>
        </w:rPr>
        <w:t>Section 3</w:t>
      </w:r>
      <w:r w:rsidR="00D7224C" w:rsidRPr="008500AF">
        <w:rPr>
          <w:rFonts w:ascii="Times New Roman" w:hAnsi="Times New Roman" w:cs="Times New Roman"/>
        </w:rPr>
        <w:t xml:space="preserve"> is the computa</w:t>
      </w:r>
      <w:r w:rsidR="003577E9" w:rsidRPr="008500AF">
        <w:rPr>
          <w:rFonts w:ascii="Times New Roman" w:hAnsi="Times New Roman" w:cs="Times New Roman"/>
        </w:rPr>
        <w:t>t</w:t>
      </w:r>
      <w:r w:rsidR="00D7224C" w:rsidRPr="008500AF">
        <w:rPr>
          <w:rFonts w:ascii="Times New Roman" w:hAnsi="Times New Roman" w:cs="Times New Roman"/>
        </w:rPr>
        <w:t xml:space="preserve">ional model, which applies </w:t>
      </w:r>
      <w:r w:rsidRPr="008500AF">
        <w:rPr>
          <w:rFonts w:ascii="Times New Roman" w:hAnsi="Times New Roman" w:cs="Times New Roman"/>
        </w:rPr>
        <w:t>the</w:t>
      </w:r>
      <w:r w:rsidR="00D7224C" w:rsidRPr="008500AF">
        <w:rPr>
          <w:rFonts w:ascii="Times New Roman" w:hAnsi="Times New Roman" w:cs="Times New Roman"/>
        </w:rPr>
        <w:t xml:space="preserve"> BSV algorithm</w:t>
      </w:r>
      <w:r w:rsidRPr="008500AF">
        <w:rPr>
          <w:rFonts w:ascii="Times New Roman" w:hAnsi="Times New Roman" w:cs="Times New Roman"/>
        </w:rPr>
        <w:t xml:space="preserve"> </w:t>
      </w:r>
      <w:r w:rsidR="003577E9" w:rsidRPr="008500AF">
        <w:rPr>
          <w:rFonts w:ascii="Times New Roman" w:hAnsi="Times New Roman" w:cs="Times New Roman"/>
        </w:rPr>
        <w:t xml:space="preserve">using </w:t>
      </w:r>
      <w:r w:rsidRPr="008500AF">
        <w:rPr>
          <w:rFonts w:ascii="Times New Roman" w:hAnsi="Times New Roman" w:cs="Times New Roman"/>
        </w:rPr>
        <w:t xml:space="preserve">a qualitative assessment of the preference and power of 128 Libyan tribes. </w:t>
      </w:r>
      <w:r w:rsidR="00E050CD">
        <w:rPr>
          <w:rFonts w:ascii="Times New Roman" w:hAnsi="Times New Roman" w:cs="Times New Roman"/>
        </w:rPr>
        <w:t>Section 4</w:t>
      </w:r>
      <w:r w:rsidR="000A0453">
        <w:rPr>
          <w:rFonts w:ascii="Times New Roman" w:hAnsi="Times New Roman" w:cs="Times New Roman"/>
        </w:rPr>
        <w:t xml:space="preserve"> is</w:t>
      </w:r>
      <w:r w:rsidRPr="008500AF">
        <w:rPr>
          <w:rFonts w:ascii="Times New Roman" w:hAnsi="Times New Roman" w:cs="Times New Roman"/>
        </w:rPr>
        <w:t xml:space="preserve"> </w:t>
      </w:r>
      <w:r w:rsidR="00E050CD">
        <w:rPr>
          <w:rFonts w:ascii="Times New Roman" w:hAnsi="Times New Roman" w:cs="Times New Roman"/>
        </w:rPr>
        <w:t xml:space="preserve">a </w:t>
      </w:r>
      <w:r w:rsidRPr="008500AF">
        <w:rPr>
          <w:rFonts w:ascii="Times New Roman" w:hAnsi="Times New Roman" w:cs="Times New Roman"/>
        </w:rPr>
        <w:t>discussion of the verification of the model,</w:t>
      </w:r>
      <w:r w:rsidR="0002787A" w:rsidRPr="008500AF">
        <w:rPr>
          <w:rFonts w:ascii="Times New Roman" w:hAnsi="Times New Roman" w:cs="Times New Roman"/>
        </w:rPr>
        <w:t xml:space="preserve"> </w:t>
      </w:r>
      <w:r w:rsidRPr="008500AF">
        <w:rPr>
          <w:rFonts w:ascii="Times New Roman" w:hAnsi="Times New Roman" w:cs="Times New Roman"/>
        </w:rPr>
        <w:t>the results</w:t>
      </w:r>
      <w:r w:rsidR="00AD5F56">
        <w:rPr>
          <w:rFonts w:ascii="Times New Roman" w:hAnsi="Times New Roman" w:cs="Times New Roman"/>
        </w:rPr>
        <w:t xml:space="preserve"> of the model</w:t>
      </w:r>
      <w:r w:rsidR="0002787A" w:rsidRPr="008500AF">
        <w:rPr>
          <w:rFonts w:ascii="Times New Roman" w:hAnsi="Times New Roman" w:cs="Times New Roman"/>
        </w:rPr>
        <w:t>, and the validation of the model</w:t>
      </w:r>
      <w:r w:rsidRPr="008500AF">
        <w:rPr>
          <w:rFonts w:ascii="Times New Roman" w:hAnsi="Times New Roman" w:cs="Times New Roman"/>
        </w:rPr>
        <w:t xml:space="preserve">. </w:t>
      </w:r>
      <w:r w:rsidR="00E050CD">
        <w:rPr>
          <w:rFonts w:ascii="Times New Roman" w:hAnsi="Times New Roman" w:cs="Times New Roman"/>
        </w:rPr>
        <w:t>Section 5</w:t>
      </w:r>
      <w:r w:rsidR="005D7D99" w:rsidRPr="008500AF">
        <w:rPr>
          <w:rFonts w:ascii="Times New Roman" w:hAnsi="Times New Roman" w:cs="Times New Roman"/>
        </w:rPr>
        <w:t xml:space="preserve"> is</w:t>
      </w:r>
      <w:r w:rsidRPr="008500AF">
        <w:rPr>
          <w:rFonts w:ascii="Times New Roman" w:hAnsi="Times New Roman" w:cs="Times New Roman"/>
        </w:rPr>
        <w:t xml:space="preserve"> a discussion from two perspectives, (1) the implication of the results from a foreign policy perspective and (2) a discussion of the BSV as the inaugural exhibition of Mesa Packages. </w:t>
      </w:r>
    </w:p>
    <w:p w14:paraId="797407B1" w14:textId="77777777" w:rsidR="00060813" w:rsidRPr="008500AF" w:rsidRDefault="003577E9"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Background</w:t>
      </w:r>
    </w:p>
    <w:p w14:paraId="7357F853" w14:textId="77777777" w:rsidR="003577E9" w:rsidRPr="008500AF" w:rsidRDefault="003577E9" w:rsidP="00C06D29">
      <w:pPr>
        <w:pStyle w:val="Heading2"/>
        <w:suppressAutoHyphens/>
        <w:spacing w:before="0" w:after="0" w:line="480" w:lineRule="auto"/>
        <w:ind w:left="440"/>
        <w:rPr>
          <w:rFonts w:ascii="Times New Roman" w:hAnsi="Times New Roman" w:cs="Times New Roman"/>
        </w:rPr>
      </w:pPr>
      <w:r w:rsidRPr="008500AF">
        <w:rPr>
          <w:rFonts w:ascii="Times New Roman" w:hAnsi="Times New Roman" w:cs="Times New Roman"/>
        </w:rPr>
        <w:t>Literature review</w:t>
      </w:r>
    </w:p>
    <w:p w14:paraId="10DE7F11" w14:textId="4F3DFDAB" w:rsidR="0084062C" w:rsidRPr="008500AF" w:rsidRDefault="00060813"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Computational models are widely used to study conflict.  </w:t>
      </w:r>
      <w:r w:rsidR="00E70DAC" w:rsidRPr="008500AF">
        <w:rPr>
          <w:rFonts w:ascii="Times New Roman" w:hAnsi="Times New Roman" w:cs="Times New Roman"/>
        </w:rPr>
        <w:t>Briefly, the</w:t>
      </w:r>
      <w:r w:rsidR="004D0D0F" w:rsidRPr="008500AF">
        <w:rPr>
          <w:rFonts w:ascii="Times New Roman" w:hAnsi="Times New Roman" w:cs="Times New Roman"/>
        </w:rPr>
        <w:t xml:space="preserve">re </w:t>
      </w:r>
      <w:r w:rsidR="005D7D99" w:rsidRPr="008500AF">
        <w:rPr>
          <w:rFonts w:ascii="Times New Roman" w:hAnsi="Times New Roman" w:cs="Times New Roman"/>
        </w:rPr>
        <w:t xml:space="preserve">are </w:t>
      </w:r>
      <w:r w:rsidR="00E5760F" w:rsidRPr="008500AF">
        <w:rPr>
          <w:rFonts w:ascii="Times New Roman" w:hAnsi="Times New Roman" w:cs="Times New Roman"/>
        </w:rPr>
        <w:t>two</w:t>
      </w:r>
      <w:r w:rsidR="005D7D99" w:rsidRPr="008500AF">
        <w:rPr>
          <w:rFonts w:ascii="Times New Roman" w:hAnsi="Times New Roman" w:cs="Times New Roman"/>
        </w:rPr>
        <w:t xml:space="preserve"> types of models regularly used to study conflict</w:t>
      </w:r>
      <w:r w:rsidR="00E5760F" w:rsidRPr="008500AF">
        <w:rPr>
          <w:rFonts w:ascii="Times New Roman" w:hAnsi="Times New Roman" w:cs="Times New Roman"/>
        </w:rPr>
        <w:t xml:space="preserve">, </w:t>
      </w:r>
      <w:r w:rsidR="004A068B">
        <w:rPr>
          <w:rFonts w:ascii="Times New Roman" w:hAnsi="Times New Roman" w:cs="Times New Roman"/>
        </w:rPr>
        <w:t>s</w:t>
      </w:r>
      <w:r w:rsidR="004A068B" w:rsidRPr="008500AF">
        <w:rPr>
          <w:rFonts w:ascii="Times New Roman" w:hAnsi="Times New Roman" w:cs="Times New Roman"/>
        </w:rPr>
        <w:t xml:space="preserve">ystems </w:t>
      </w:r>
      <w:r w:rsidR="004A068B">
        <w:rPr>
          <w:rFonts w:ascii="Times New Roman" w:hAnsi="Times New Roman" w:cs="Times New Roman"/>
        </w:rPr>
        <w:t>d</w:t>
      </w:r>
      <w:r w:rsidR="004A068B" w:rsidRPr="008500AF">
        <w:rPr>
          <w:rFonts w:ascii="Times New Roman" w:hAnsi="Times New Roman" w:cs="Times New Roman"/>
        </w:rPr>
        <w:t xml:space="preserve">ynamics </w:t>
      </w:r>
      <w:r w:rsidR="00E5760F" w:rsidRPr="008500AF">
        <w:rPr>
          <w:rFonts w:ascii="Times New Roman" w:hAnsi="Times New Roman" w:cs="Times New Roman"/>
        </w:rPr>
        <w:t xml:space="preserve">and </w:t>
      </w:r>
      <w:r w:rsidR="000A0453">
        <w:rPr>
          <w:rFonts w:ascii="Times New Roman" w:hAnsi="Times New Roman" w:cs="Times New Roman"/>
        </w:rPr>
        <w:t>a</w:t>
      </w:r>
      <w:r w:rsidR="00E5760F" w:rsidRPr="008500AF">
        <w:rPr>
          <w:rFonts w:ascii="Times New Roman" w:hAnsi="Times New Roman" w:cs="Times New Roman"/>
        </w:rPr>
        <w:t>gent</w:t>
      </w:r>
      <w:r w:rsidR="000A0453">
        <w:rPr>
          <w:rFonts w:ascii="Times New Roman" w:hAnsi="Times New Roman" w:cs="Times New Roman"/>
        </w:rPr>
        <w:t>-</w:t>
      </w:r>
      <w:r w:rsidR="00E5760F" w:rsidRPr="008500AF">
        <w:rPr>
          <w:rFonts w:ascii="Times New Roman" w:hAnsi="Times New Roman" w:cs="Times New Roman"/>
        </w:rPr>
        <w:t>based models (ABMs). F</w:t>
      </w:r>
      <w:r w:rsidR="004D0D0F" w:rsidRPr="008500AF">
        <w:rPr>
          <w:rFonts w:ascii="Times New Roman" w:hAnsi="Times New Roman" w:cs="Times New Roman"/>
        </w:rPr>
        <w:t xml:space="preserve">irst and most predominantly there is system dynamics models which look at systems </w:t>
      </w:r>
      <w:r w:rsidR="00593DDC" w:rsidRPr="008500AF">
        <w:rPr>
          <w:rFonts w:ascii="Times New Roman" w:hAnsi="Times New Roman" w:cs="Times New Roman"/>
        </w:rPr>
        <w:t>as an indivisible who</w:t>
      </w:r>
      <w:r w:rsidR="004D0D0F" w:rsidRPr="008500AF">
        <w:rPr>
          <w:rFonts w:ascii="Times New Roman" w:hAnsi="Times New Roman" w:cs="Times New Roman"/>
        </w:rPr>
        <w:t>l</w:t>
      </w:r>
      <w:r w:rsidR="00593DDC" w:rsidRPr="008500AF">
        <w:rPr>
          <w:rFonts w:ascii="Times New Roman" w:hAnsi="Times New Roman" w:cs="Times New Roman"/>
        </w:rPr>
        <w:t>e</w:t>
      </w:r>
      <w:r w:rsidR="004D0D0F" w:rsidRPr="008500AF">
        <w:rPr>
          <w:rFonts w:ascii="Times New Roman" w:hAnsi="Times New Roman" w:cs="Times New Roman"/>
        </w:rPr>
        <w:t xml:space="preserve"> </w:t>
      </w:r>
      <w:r w:rsidR="004D0D0F"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4D0D0F" w:rsidRPr="008500AF">
        <w:rPr>
          <w:rFonts w:ascii="Times New Roman" w:hAnsi="Times New Roman" w:cs="Times New Roman"/>
        </w:rPr>
        <w:fldChar w:fldCharType="end"/>
      </w:r>
      <w:r w:rsidR="00593DDC" w:rsidRPr="008500AF">
        <w:rPr>
          <w:rFonts w:ascii="Times New Roman" w:hAnsi="Times New Roman" w:cs="Times New Roman"/>
        </w:rPr>
        <w:t xml:space="preserve">. </w:t>
      </w:r>
      <w:r w:rsidR="009D4845" w:rsidRPr="008500AF">
        <w:rPr>
          <w:rFonts w:ascii="Times New Roman" w:hAnsi="Times New Roman" w:cs="Times New Roman"/>
        </w:rPr>
        <w:t>The</w:t>
      </w:r>
      <w:r w:rsidR="00640C15" w:rsidRPr="008500AF">
        <w:rPr>
          <w:rFonts w:ascii="Times New Roman" w:hAnsi="Times New Roman" w:cs="Times New Roman"/>
        </w:rPr>
        <w:t xml:space="preserve">re is </w:t>
      </w:r>
      <w:r w:rsidR="00E70DAC" w:rsidRPr="008500AF">
        <w:rPr>
          <w:rFonts w:ascii="Times New Roman" w:hAnsi="Times New Roman" w:cs="Times New Roman"/>
        </w:rPr>
        <w:t xml:space="preserve">a large number of </w:t>
      </w:r>
      <w:r w:rsidR="009D4845" w:rsidRPr="008500AF">
        <w:rPr>
          <w:rFonts w:ascii="Times New Roman" w:hAnsi="Times New Roman" w:cs="Times New Roman"/>
        </w:rPr>
        <w:t>system dynamics models</w:t>
      </w:r>
      <w:r w:rsidR="00E70DAC" w:rsidRPr="008500AF">
        <w:rPr>
          <w:rFonts w:ascii="Times New Roman" w:hAnsi="Times New Roman" w:cs="Times New Roman"/>
        </w:rPr>
        <w:t xml:space="preserve"> which extend back to as early as the 1970s </w:t>
      </w:r>
      <w:r w:rsidR="00E70DA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rPr>
        <w:fldChar w:fldCharType="separate"/>
      </w:r>
      <w:r w:rsidR="00B91BC4" w:rsidRPr="008500AF">
        <w:rPr>
          <w:rFonts w:ascii="Times New Roman" w:hAnsi="Times New Roman" w:cs="Times New Roman"/>
          <w:noProof/>
        </w:rPr>
        <w:t>(Noton, Mitchell, &amp; Janes, 1974)</w:t>
      </w:r>
      <w:r w:rsidR="00E70DAC" w:rsidRPr="008500AF">
        <w:rPr>
          <w:rFonts w:ascii="Times New Roman" w:hAnsi="Times New Roman" w:cs="Times New Roman"/>
        </w:rPr>
        <w:fldChar w:fldCharType="end"/>
      </w:r>
      <w:r w:rsidR="00E70DAC" w:rsidRPr="008500AF">
        <w:rPr>
          <w:rFonts w:ascii="Times New Roman" w:hAnsi="Times New Roman" w:cs="Times New Roman"/>
        </w:rPr>
        <w:t xml:space="preserve"> </w:t>
      </w:r>
      <w:r w:rsidR="00593DDC" w:rsidRPr="008500AF">
        <w:rPr>
          <w:rFonts w:ascii="Times New Roman" w:hAnsi="Times New Roman" w:cs="Times New Roman"/>
        </w:rPr>
        <w:t xml:space="preserve">and even the “spaghetti diagram” which was portrayed in popular media as the U.S. strategy in Afghanistan was a systems dynamics model </w:t>
      </w:r>
      <w:r w:rsidR="00593DDC" w:rsidRPr="00313F96">
        <w:rPr>
          <w:rFonts w:ascii="Times New Roman" w:hAnsi="Times New Roman" w:cs="Times New Roman"/>
        </w:rPr>
        <w:t>using Stella</w:t>
      </w:r>
      <w:r w:rsidR="00313F96">
        <w:rPr>
          <w:rFonts w:ascii="Times New Roman" w:hAnsi="Times New Roman" w:cs="Times New Roman"/>
        </w:rPr>
        <w:t xml:space="preserve"> </w:t>
      </w:r>
      <w:r w:rsidR="00313F96">
        <w:rPr>
          <w:rFonts w:ascii="Times New Roman" w:hAnsi="Times New Roman" w:cs="Times New Roman"/>
        </w:rPr>
        <w:fldChar w:fldCharType="begin" w:fldLock="1"/>
      </w:r>
      <w:r w:rsidR="002B36B9">
        <w:rPr>
          <w:rFonts w:ascii="Times New Roman" w:hAnsi="Times New Roman" w:cs="Times New Roman"/>
        </w:rPr>
        <w:instrText>ADDIN CSL_CITATION { "citationItems" : [ { "id" : "ITEM-1", "itemData" : { "author" : [ { "dropping-particle" : "", "family" : "Joint and Combined Warfighting School 14-2", "given" : "", "non-dropping-particle" : "", "parse-names" : false, "suffix" : "" } ], "id" : "ITEM-1", "issued" : { "date-parts" : [ [ "2014" ] ] }, "publisher-place" : "Norfolk, Virginia", "title" : "Stability Operations", "type" : "article" }, "uris" : [ "http://www.mendeley.com/documents/?uuid=1c233365-7e09-4a4f-a6b4-81a7a934e3dd" ] } ], "mendeley" : { "formattedCitation" : "(Joint and Combined Warfighting School 14-2, 2014)", "plainTextFormattedCitation" : "(Joint and Combined Warfighting School 14-2, 2014)", "previouslyFormattedCitation" : "(Joint and Combined Warfighting School 14-2, 2014)" }, "properties" : { "noteIndex" : 0 }, "schema" : "https://github.com/citation-style-language/schema/raw/master/csl-citation.json" }</w:instrText>
      </w:r>
      <w:r w:rsidR="00313F96">
        <w:rPr>
          <w:rFonts w:ascii="Times New Roman" w:hAnsi="Times New Roman" w:cs="Times New Roman"/>
        </w:rPr>
        <w:fldChar w:fldCharType="separate"/>
      </w:r>
      <w:r w:rsidR="00313F96" w:rsidRPr="00313F96">
        <w:rPr>
          <w:rFonts w:ascii="Times New Roman" w:hAnsi="Times New Roman" w:cs="Times New Roman"/>
          <w:noProof/>
        </w:rPr>
        <w:t>(Joint and Combined Warfighting School 14-2, 2014)</w:t>
      </w:r>
      <w:r w:rsidR="00313F96">
        <w:rPr>
          <w:rFonts w:ascii="Times New Roman" w:hAnsi="Times New Roman" w:cs="Times New Roman"/>
        </w:rPr>
        <w:fldChar w:fldCharType="end"/>
      </w:r>
      <w:r w:rsidR="00593DDC" w:rsidRPr="008500AF">
        <w:rPr>
          <w:rFonts w:ascii="Times New Roman" w:hAnsi="Times New Roman" w:cs="Times New Roman"/>
        </w:rPr>
        <w:t>.</w:t>
      </w:r>
      <w:r w:rsidR="0084062C" w:rsidRPr="008500AF">
        <w:rPr>
          <w:rFonts w:ascii="Times New Roman" w:hAnsi="Times New Roman" w:cs="Times New Roman"/>
        </w:rPr>
        <w:t xml:space="preserve"> </w:t>
      </w:r>
      <w:r w:rsidR="00E5760F" w:rsidRPr="008500AF">
        <w:rPr>
          <w:rFonts w:ascii="Times New Roman" w:hAnsi="Times New Roman" w:cs="Times New Roman"/>
        </w:rPr>
        <w:t>ABMs</w:t>
      </w:r>
      <w:r w:rsidR="002C411C" w:rsidRPr="008500AF">
        <w:rPr>
          <w:rFonts w:ascii="Times New Roman" w:hAnsi="Times New Roman" w:cs="Times New Roman"/>
        </w:rPr>
        <w:t xml:space="preserve"> </w:t>
      </w:r>
      <w:r w:rsidR="0021691D" w:rsidRPr="008500AF">
        <w:rPr>
          <w:rFonts w:ascii="Times New Roman" w:hAnsi="Times New Roman" w:cs="Times New Roman"/>
        </w:rPr>
        <w:t>(also known as multi-agent systems, individual based models or entity based models) encode processes in agents. Agents then use these process</w:t>
      </w:r>
      <w:r w:rsidR="005D7D99" w:rsidRPr="008500AF">
        <w:rPr>
          <w:rFonts w:ascii="Times New Roman" w:hAnsi="Times New Roman" w:cs="Times New Roman"/>
        </w:rPr>
        <w:t>es</w:t>
      </w:r>
      <w:r w:rsidR="0021691D" w:rsidRPr="008500AF">
        <w:rPr>
          <w:rFonts w:ascii="Times New Roman" w:hAnsi="Times New Roman" w:cs="Times New Roman"/>
        </w:rPr>
        <w:t xml:space="preserve"> </w:t>
      </w:r>
      <w:r w:rsidR="002C411C" w:rsidRPr="008500AF">
        <w:rPr>
          <w:rFonts w:ascii="Times New Roman" w:hAnsi="Times New Roman" w:cs="Times New Roman"/>
        </w:rPr>
        <w:t>to</w:t>
      </w:r>
      <w:r w:rsidR="0021691D" w:rsidRPr="008500AF">
        <w:rPr>
          <w:rFonts w:ascii="Times New Roman" w:hAnsi="Times New Roman" w:cs="Times New Roman"/>
        </w:rPr>
        <w:t xml:space="preserve"> make decisions based on their specific situation in their environment </w:t>
      </w:r>
      <w:r w:rsidR="0021691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21691D" w:rsidRPr="008500AF">
        <w:rPr>
          <w:rFonts w:ascii="Times New Roman" w:hAnsi="Times New Roman" w:cs="Times New Roman"/>
        </w:rPr>
        <w:fldChar w:fldCharType="end"/>
      </w:r>
      <w:r w:rsidR="0021691D" w:rsidRPr="008500AF">
        <w:rPr>
          <w:rFonts w:ascii="Times New Roman" w:hAnsi="Times New Roman" w:cs="Times New Roman"/>
        </w:rPr>
        <w:t xml:space="preserve">. </w:t>
      </w:r>
      <w:r w:rsidR="006728BF" w:rsidRPr="008500AF">
        <w:rPr>
          <w:rFonts w:ascii="Times New Roman" w:hAnsi="Times New Roman" w:cs="Times New Roman"/>
        </w:rPr>
        <w:t xml:space="preserve">ABMs are </w:t>
      </w:r>
      <w:r w:rsidR="003577E9" w:rsidRPr="008500AF">
        <w:rPr>
          <w:rFonts w:ascii="Times New Roman" w:hAnsi="Times New Roman" w:cs="Times New Roman"/>
        </w:rPr>
        <w:t xml:space="preserve">also </w:t>
      </w:r>
      <w:r w:rsidR="006728BF" w:rsidRPr="008500AF">
        <w:rPr>
          <w:rFonts w:ascii="Times New Roman" w:hAnsi="Times New Roman" w:cs="Times New Roman"/>
        </w:rPr>
        <w:t xml:space="preserve">used for conflict modelling with </w:t>
      </w:r>
      <w:r w:rsidR="002D5736" w:rsidRPr="008500AF">
        <w:rPr>
          <w:rFonts w:ascii="Times New Roman" w:hAnsi="Times New Roman" w:cs="Times New Roman"/>
        </w:rPr>
        <w:t>J</w:t>
      </w:r>
      <w:r w:rsidR="003B79D0" w:rsidRPr="008500AF">
        <w:rPr>
          <w:rFonts w:ascii="Times New Roman" w:hAnsi="Times New Roman" w:cs="Times New Roman"/>
        </w:rPr>
        <w:t>os</w:t>
      </w:r>
      <w:r w:rsidR="002D5736" w:rsidRPr="008500AF">
        <w:rPr>
          <w:rFonts w:ascii="Times New Roman" w:hAnsi="Times New Roman" w:cs="Times New Roman"/>
        </w:rPr>
        <w:t>h</w:t>
      </w:r>
      <w:r w:rsidR="003B79D0" w:rsidRPr="008500AF">
        <w:rPr>
          <w:rFonts w:ascii="Times New Roman" w:hAnsi="Times New Roman" w:cs="Times New Roman"/>
        </w:rPr>
        <w:t>ua Epstein’s</w:t>
      </w:r>
      <w:r w:rsidR="002D5736" w:rsidRPr="008500AF">
        <w:rPr>
          <w:rFonts w:ascii="Times New Roman" w:hAnsi="Times New Roman" w:cs="Times New Roman"/>
        </w:rPr>
        <w:t xml:space="preserve"> “Modelling Civil Violence”</w:t>
      </w:r>
      <w:r w:rsidR="003B79D0" w:rsidRPr="008500AF">
        <w:rPr>
          <w:rFonts w:ascii="Times New Roman" w:hAnsi="Times New Roman" w:cs="Times New Roman"/>
        </w:rPr>
        <w:t xml:space="preserve"> </w:t>
      </w:r>
      <w:r w:rsidR="006728BF" w:rsidRPr="008500AF">
        <w:rPr>
          <w:rFonts w:ascii="Times New Roman" w:hAnsi="Times New Roman" w:cs="Times New Roman"/>
        </w:rPr>
        <w:t>as</w:t>
      </w:r>
      <w:r w:rsidR="002C411C" w:rsidRPr="008500AF">
        <w:rPr>
          <w:rFonts w:ascii="Times New Roman" w:hAnsi="Times New Roman" w:cs="Times New Roman"/>
        </w:rPr>
        <w:t xml:space="preserve"> a notable example of a civil conflict ABM </w:t>
      </w:r>
      <w:r w:rsidR="002D573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rPr>
        <w:fldChar w:fldCharType="separate"/>
      </w:r>
      <w:r w:rsidR="002D5736" w:rsidRPr="008500AF">
        <w:rPr>
          <w:rFonts w:ascii="Times New Roman" w:hAnsi="Times New Roman" w:cs="Times New Roman"/>
          <w:noProof/>
        </w:rPr>
        <w:t>(2002)</w:t>
      </w:r>
      <w:r w:rsidR="002D5736" w:rsidRPr="008500AF">
        <w:rPr>
          <w:rFonts w:ascii="Times New Roman" w:hAnsi="Times New Roman" w:cs="Times New Roman"/>
        </w:rPr>
        <w:fldChar w:fldCharType="end"/>
      </w:r>
      <w:r w:rsidR="002D5736" w:rsidRPr="008500AF">
        <w:rPr>
          <w:rFonts w:ascii="Times New Roman" w:hAnsi="Times New Roman" w:cs="Times New Roman"/>
        </w:rPr>
        <w:t xml:space="preserve">. </w:t>
      </w:r>
    </w:p>
    <w:p w14:paraId="42BD6CD8" w14:textId="77777777" w:rsidR="008944A0" w:rsidRPr="008500AF" w:rsidRDefault="002C411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Typically</w:t>
      </w:r>
      <w:r w:rsidR="002D5736" w:rsidRPr="008500AF">
        <w:rPr>
          <w:rFonts w:ascii="Times New Roman" w:hAnsi="Times New Roman" w:cs="Times New Roman"/>
        </w:rPr>
        <w:t xml:space="preserve">, models do not try to describe the </w:t>
      </w:r>
      <w:r w:rsidR="00E5760F" w:rsidRPr="008500AF">
        <w:rPr>
          <w:rFonts w:ascii="Times New Roman" w:hAnsi="Times New Roman" w:cs="Times New Roman"/>
        </w:rPr>
        <w:t xml:space="preserve">whole </w:t>
      </w:r>
      <w:r w:rsidR="002D5736" w:rsidRPr="008500AF">
        <w:rPr>
          <w:rFonts w:ascii="Times New Roman" w:hAnsi="Times New Roman" w:cs="Times New Roman"/>
        </w:rPr>
        <w:t>conflict, instea</w:t>
      </w:r>
      <w:r w:rsidR="001A0F27" w:rsidRPr="008500AF">
        <w:rPr>
          <w:rFonts w:ascii="Times New Roman" w:hAnsi="Times New Roman" w:cs="Times New Roman"/>
        </w:rPr>
        <w:t>d they look a</w:t>
      </w:r>
      <w:r w:rsidR="00BF3A26" w:rsidRPr="008500AF">
        <w:rPr>
          <w:rFonts w:ascii="Times New Roman" w:hAnsi="Times New Roman" w:cs="Times New Roman"/>
        </w:rPr>
        <w:t>t</w:t>
      </w:r>
      <w:r w:rsidR="001A0F27" w:rsidRPr="008500AF">
        <w:rPr>
          <w:rFonts w:ascii="Times New Roman" w:hAnsi="Times New Roman" w:cs="Times New Roman"/>
        </w:rPr>
        <w:t xml:space="preserve"> specific aspects, such as</w:t>
      </w:r>
      <w:r w:rsidR="00B739C3" w:rsidRPr="008500AF">
        <w:rPr>
          <w:rFonts w:ascii="Times New Roman" w:hAnsi="Times New Roman" w:cs="Times New Roman"/>
        </w:rPr>
        <w:t xml:space="preserve"> </w:t>
      </w:r>
      <w:r w:rsidR="00C162CC" w:rsidRPr="008500AF">
        <w:rPr>
          <w:rFonts w:ascii="Times New Roman" w:hAnsi="Times New Roman" w:cs="Times New Roman"/>
        </w:rPr>
        <w:t>the impact of</w:t>
      </w:r>
      <w:r w:rsidR="00B739C3" w:rsidRPr="008500AF">
        <w:rPr>
          <w:rFonts w:ascii="Times New Roman" w:hAnsi="Times New Roman" w:cs="Times New Roman"/>
        </w:rPr>
        <w:t xml:space="preserve"> </w:t>
      </w:r>
      <w:r w:rsidR="00C162CC" w:rsidRPr="008500AF">
        <w:rPr>
          <w:rFonts w:ascii="Times New Roman" w:hAnsi="Times New Roman" w:cs="Times New Roman"/>
        </w:rPr>
        <w:t xml:space="preserve">discriminate or indiscriminate targeting </w:t>
      </w:r>
      <w:r w:rsidR="00B739C3" w:rsidRPr="008500AF">
        <w:rPr>
          <w:rFonts w:ascii="Times New Roman" w:hAnsi="Times New Roman" w:cs="Times New Roman"/>
        </w:rPr>
        <w:t xml:space="preserve"> </w:t>
      </w:r>
      <w:r w:rsidR="00C162CC"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(Bennett, 2008; Kress &amp; MacKay, 2014)</w:t>
      </w:r>
      <w:r w:rsidR="00C162CC" w:rsidRPr="008500AF">
        <w:rPr>
          <w:rFonts w:ascii="Times New Roman" w:hAnsi="Times New Roman" w:cs="Times New Roman"/>
        </w:rPr>
        <w:fldChar w:fldCharType="end"/>
      </w:r>
      <w:r w:rsidR="00C162CC" w:rsidRPr="008500AF">
        <w:rPr>
          <w:rFonts w:ascii="Times New Roman" w:hAnsi="Times New Roman" w:cs="Times New Roman"/>
        </w:rPr>
        <w:t>,</w:t>
      </w:r>
      <w:r w:rsidR="001A0F27" w:rsidRPr="008500AF">
        <w:rPr>
          <w:rFonts w:ascii="Times New Roman" w:hAnsi="Times New Roman" w:cs="Times New Roman"/>
        </w:rPr>
        <w:t xml:space="preserve"> </w:t>
      </w:r>
      <w:r w:rsidR="00C162CC" w:rsidRPr="008500AF">
        <w:rPr>
          <w:rFonts w:ascii="Times New Roman" w:hAnsi="Times New Roman" w:cs="Times New Roman"/>
        </w:rPr>
        <w:t xml:space="preserve">the impact of climate variability and conflict onset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C162CC" w:rsidRPr="008500AF">
        <w:rPr>
          <w:rFonts w:ascii="Times New Roman" w:hAnsi="Times New Roman" w:cs="Times New Roman"/>
        </w:rPr>
        <w:fldChar w:fldCharType="end"/>
      </w:r>
      <w:r w:rsidR="00C162CC" w:rsidRPr="008500AF">
        <w:rPr>
          <w:rFonts w:ascii="Times New Roman" w:hAnsi="Times New Roman" w:cs="Times New Roman"/>
        </w:rPr>
        <w:t xml:space="preserve"> or the impact of aid vs. force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(Caulkins, Grass, Feichtinger, &amp; Tragler, 2008; Findley &amp; Young, 2007; Pechenkina &amp; Bennett, 2017)</w:t>
      </w:r>
      <w:r w:rsidR="00C162CC" w:rsidRPr="008500AF">
        <w:rPr>
          <w:rFonts w:ascii="Times New Roman" w:hAnsi="Times New Roman" w:cs="Times New Roman"/>
        </w:rPr>
        <w:fldChar w:fldCharType="end"/>
      </w:r>
      <w:r w:rsidR="009D4845" w:rsidRPr="008500AF">
        <w:rPr>
          <w:rFonts w:ascii="Times New Roman" w:hAnsi="Times New Roman" w:cs="Times New Roman"/>
        </w:rPr>
        <w:t xml:space="preserve">. </w:t>
      </w:r>
      <w:r w:rsidR="007850F9" w:rsidRPr="008500AF">
        <w:rPr>
          <w:rFonts w:ascii="Times New Roman" w:hAnsi="Times New Roman" w:cs="Times New Roman"/>
        </w:rPr>
        <w:t xml:space="preserve">Finding the optimal level of resolution for any model is a fundamental problem. If the model is too simple critical mechanisms to understand the phenomenon are ignored, but if it is too complex the analysis </w:t>
      </w:r>
      <w:r w:rsidR="007850F9" w:rsidRPr="008500AF">
        <w:rPr>
          <w:rFonts w:ascii="Times New Roman" w:hAnsi="Times New Roman" w:cs="Times New Roman"/>
        </w:rPr>
        <w:lastRenderedPageBreak/>
        <w:t xml:space="preserve">becomes too cumbersome </w:t>
      </w:r>
      <w:r w:rsidR="007850F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7850F9" w:rsidRPr="008500AF">
        <w:rPr>
          <w:rFonts w:ascii="Times New Roman" w:hAnsi="Times New Roman" w:cs="Times New Roman"/>
        </w:rPr>
        <w:fldChar w:fldCharType="end"/>
      </w:r>
      <w:r w:rsidRPr="008500AF">
        <w:rPr>
          <w:rFonts w:ascii="Times New Roman" w:hAnsi="Times New Roman" w:cs="Times New Roman"/>
        </w:rPr>
        <w:t>.</w:t>
      </w:r>
      <w:r w:rsidR="008944A0" w:rsidRPr="008500AF">
        <w:rPr>
          <w:rFonts w:ascii="Times New Roman" w:hAnsi="Times New Roman" w:cs="Times New Roman"/>
        </w:rPr>
        <w:t xml:space="preserve"> This </w:t>
      </w:r>
      <w:r w:rsidR="007850F9" w:rsidRPr="008500AF">
        <w:rPr>
          <w:rFonts w:ascii="Times New Roman" w:hAnsi="Times New Roman" w:cs="Times New Roman"/>
        </w:rPr>
        <w:t>challenge</w:t>
      </w:r>
      <w:r w:rsidR="008944A0" w:rsidRPr="008500AF">
        <w:rPr>
          <w:rFonts w:ascii="Times New Roman" w:hAnsi="Times New Roman" w:cs="Times New Roman"/>
        </w:rPr>
        <w:t xml:space="preserve"> is an essential reason why modelling needs to be accessible to more than just experts. </w:t>
      </w:r>
      <w:r w:rsidR="007850F9" w:rsidRPr="008500AF">
        <w:rPr>
          <w:rFonts w:ascii="Times New Roman" w:hAnsi="Times New Roman" w:cs="Times New Roman"/>
        </w:rPr>
        <w:t>Foreign policy practitioners</w:t>
      </w:r>
      <w:r w:rsidR="008944A0" w:rsidRPr="008500AF">
        <w:rPr>
          <w:rFonts w:ascii="Times New Roman" w:hAnsi="Times New Roman" w:cs="Times New Roman"/>
        </w:rPr>
        <w:t xml:space="preserve"> must able to apply models to the specifics of their </w:t>
      </w:r>
      <w:r w:rsidR="007850F9" w:rsidRPr="008500AF">
        <w:rPr>
          <w:rFonts w:ascii="Times New Roman" w:hAnsi="Times New Roman" w:cs="Times New Roman"/>
        </w:rPr>
        <w:t>problem</w:t>
      </w:r>
      <w:r w:rsidR="00B5566F" w:rsidRPr="008500AF">
        <w:rPr>
          <w:rFonts w:ascii="Times New Roman" w:hAnsi="Times New Roman" w:cs="Times New Roman"/>
        </w:rPr>
        <w:t xml:space="preserve"> as there </w:t>
      </w:r>
      <w:r w:rsidR="007F3565">
        <w:rPr>
          <w:rFonts w:ascii="Times New Roman" w:hAnsi="Times New Roman" w:cs="Times New Roman"/>
        </w:rPr>
        <w:t>are</w:t>
      </w:r>
      <w:r w:rsidR="00B5566F" w:rsidRPr="008500AF">
        <w:rPr>
          <w:rFonts w:ascii="Times New Roman" w:hAnsi="Times New Roman" w:cs="Times New Roman"/>
        </w:rPr>
        <w:t xml:space="preserve"> not enough </w:t>
      </w:r>
      <w:r w:rsidR="007F3565">
        <w:rPr>
          <w:rFonts w:ascii="Times New Roman" w:hAnsi="Times New Roman" w:cs="Times New Roman"/>
        </w:rPr>
        <w:t>modelers</w:t>
      </w:r>
      <w:r w:rsidR="00B5566F" w:rsidRPr="008500AF">
        <w:rPr>
          <w:rFonts w:ascii="Times New Roman" w:hAnsi="Times New Roman" w:cs="Times New Roman"/>
        </w:rPr>
        <w:t xml:space="preserve"> to </w:t>
      </w:r>
      <w:r w:rsidR="007F3565">
        <w:rPr>
          <w:rFonts w:ascii="Times New Roman" w:hAnsi="Times New Roman" w:cs="Times New Roman"/>
        </w:rPr>
        <w:t xml:space="preserve">work with practitioners to </w:t>
      </w:r>
      <w:r w:rsidR="00B5566F" w:rsidRPr="008500AF">
        <w:rPr>
          <w:rFonts w:ascii="Times New Roman" w:hAnsi="Times New Roman" w:cs="Times New Roman"/>
        </w:rPr>
        <w:t xml:space="preserve">provide specific models for each situation’s unique </w:t>
      </w:r>
      <w:r w:rsidR="006728BF" w:rsidRPr="008500AF">
        <w:rPr>
          <w:rFonts w:ascii="Times New Roman" w:hAnsi="Times New Roman" w:cs="Times New Roman"/>
        </w:rPr>
        <w:t>subtleties</w:t>
      </w:r>
      <w:r w:rsidR="008944A0" w:rsidRPr="008500AF">
        <w:rPr>
          <w:rFonts w:ascii="Times New Roman" w:hAnsi="Times New Roman" w:cs="Times New Roman"/>
        </w:rPr>
        <w:t xml:space="preserve">. Rich </w:t>
      </w:r>
      <w:r w:rsidR="007850F9" w:rsidRPr="008500AF">
        <w:rPr>
          <w:rFonts w:ascii="Times New Roman" w:hAnsi="Times New Roman" w:cs="Times New Roman"/>
        </w:rPr>
        <w:t>repositories</w:t>
      </w:r>
      <w:r w:rsidR="008944A0" w:rsidRPr="008500AF">
        <w:rPr>
          <w:rFonts w:ascii="Times New Roman" w:hAnsi="Times New Roman" w:cs="Times New Roman"/>
        </w:rPr>
        <w:t xml:space="preserve"> of algorithms </w:t>
      </w:r>
      <w:r w:rsidR="00B5566F" w:rsidRPr="008500AF">
        <w:rPr>
          <w:rFonts w:ascii="Times New Roman" w:hAnsi="Times New Roman" w:cs="Times New Roman"/>
        </w:rPr>
        <w:t xml:space="preserve">can </w:t>
      </w:r>
      <w:r w:rsidR="008944A0" w:rsidRPr="008500AF">
        <w:rPr>
          <w:rFonts w:ascii="Times New Roman" w:hAnsi="Times New Roman" w:cs="Times New Roman"/>
        </w:rPr>
        <w:t xml:space="preserve">enable this </w:t>
      </w:r>
      <w:r w:rsidR="00B5566F" w:rsidRPr="008500AF">
        <w:rPr>
          <w:rFonts w:ascii="Times New Roman" w:hAnsi="Times New Roman" w:cs="Times New Roman"/>
        </w:rPr>
        <w:t xml:space="preserve">customization </w:t>
      </w:r>
      <w:r w:rsidR="006728BF" w:rsidRPr="008500AF">
        <w:rPr>
          <w:rFonts w:ascii="Times New Roman" w:hAnsi="Times New Roman" w:cs="Times New Roman"/>
        </w:rPr>
        <w:t xml:space="preserve">for </w:t>
      </w:r>
      <w:r w:rsidR="007F3565">
        <w:rPr>
          <w:rFonts w:ascii="Times New Roman" w:hAnsi="Times New Roman" w:cs="Times New Roman"/>
        </w:rPr>
        <w:t xml:space="preserve">foreign policy practitioners </w:t>
      </w:r>
      <w:r w:rsidR="008944A0" w:rsidRPr="008500AF">
        <w:rPr>
          <w:rFonts w:ascii="Times New Roman" w:hAnsi="Times New Roman" w:cs="Times New Roman"/>
        </w:rPr>
        <w:t xml:space="preserve">by providing optimized code and a technological bridge to rigorous theories. </w:t>
      </w:r>
    </w:p>
    <w:p w14:paraId="780560C0" w14:textId="77777777"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Libya model is coded in Python 3.6 with an ABM construct. I chose an ABM approach for two reasons. First, ABMs are able to look at individuals or in this case the group level. This allows the</w:t>
      </w:r>
      <w:r w:rsidR="00313F96">
        <w:rPr>
          <w:rFonts w:ascii="Times New Roman" w:hAnsi="Times New Roman" w:cs="Times New Roman"/>
        </w:rPr>
        <w:t xml:space="preserve"> practitioner</w:t>
      </w:r>
      <w:r w:rsidRPr="008500AF">
        <w:rPr>
          <w:rFonts w:ascii="Times New Roman" w:hAnsi="Times New Roman" w:cs="Times New Roman"/>
        </w:rPr>
        <w:t xml:space="preserve"> to see how different groups may react to different policy choices. This provides greater </w:t>
      </w:r>
      <w:r w:rsidR="00685352" w:rsidRPr="008500AF">
        <w:rPr>
          <w:rFonts w:ascii="Times New Roman" w:hAnsi="Times New Roman" w:cs="Times New Roman"/>
        </w:rPr>
        <w:t>understanding</w:t>
      </w:r>
      <w:r w:rsidRPr="008500AF">
        <w:rPr>
          <w:rFonts w:ascii="Times New Roman" w:hAnsi="Times New Roman" w:cs="Times New Roman"/>
        </w:rPr>
        <w:t xml:space="preserve"> by showing how entities within the population may react instead of the </w:t>
      </w:r>
      <w:r w:rsidR="00685352" w:rsidRPr="008500AF">
        <w:rPr>
          <w:rFonts w:ascii="Times New Roman" w:hAnsi="Times New Roman" w:cs="Times New Roman"/>
        </w:rPr>
        <w:t>system as a whole</w:t>
      </w:r>
      <w:r w:rsidR="00D97B55">
        <w:rPr>
          <w:rFonts w:ascii="Times New Roman" w:hAnsi="Times New Roman" w:cs="Times New Roman"/>
        </w:rPr>
        <w:t>.</w:t>
      </w:r>
      <w:r w:rsidR="00685352" w:rsidRPr="008500AF">
        <w:rPr>
          <w:rFonts w:ascii="Times New Roman" w:hAnsi="Times New Roman" w:cs="Times New Roman"/>
        </w:rPr>
        <w:t xml:space="preserve"> </w:t>
      </w:r>
      <w:r w:rsidR="00D97B55">
        <w:rPr>
          <w:rFonts w:ascii="Times New Roman" w:hAnsi="Times New Roman" w:cs="Times New Roman"/>
        </w:rPr>
        <w:t>Th</w:t>
      </w:r>
      <w:r w:rsidR="00685352" w:rsidRPr="008500AF">
        <w:rPr>
          <w:rFonts w:ascii="Times New Roman" w:hAnsi="Times New Roman" w:cs="Times New Roman"/>
        </w:rPr>
        <w:t xml:space="preserve">is knowledge </w:t>
      </w:r>
      <w:r w:rsidR="00D97B55">
        <w:rPr>
          <w:rFonts w:ascii="Times New Roman" w:hAnsi="Times New Roman" w:cs="Times New Roman"/>
        </w:rPr>
        <w:t xml:space="preserve">can then </w:t>
      </w:r>
      <w:r w:rsidR="00685352" w:rsidRPr="008500AF">
        <w:rPr>
          <w:rFonts w:ascii="Times New Roman" w:hAnsi="Times New Roman" w:cs="Times New Roman"/>
        </w:rPr>
        <w:t xml:space="preserve">enable additional </w:t>
      </w:r>
      <w:r w:rsidR="00D97B55">
        <w:rPr>
          <w:rFonts w:ascii="Times New Roman" w:hAnsi="Times New Roman" w:cs="Times New Roman"/>
        </w:rPr>
        <w:t xml:space="preserve">and targeted </w:t>
      </w:r>
      <w:r w:rsidR="00685352" w:rsidRPr="008500AF">
        <w:rPr>
          <w:rFonts w:ascii="Times New Roman" w:hAnsi="Times New Roman" w:cs="Times New Roman"/>
        </w:rPr>
        <w:t>policy actions</w:t>
      </w:r>
      <w:r w:rsidRPr="008500AF">
        <w:rPr>
          <w:rFonts w:ascii="Times New Roman" w:hAnsi="Times New Roman" w:cs="Times New Roman"/>
        </w:rPr>
        <w:t>. Second, ABMs are more easily scalable.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rPr>
        <w:t xml:space="preserve"> (e.g. conflict, dictatorship, theocracy)</w:t>
      </w:r>
      <w:r w:rsidRPr="008500AF">
        <w:rPr>
          <w:rFonts w:ascii="Times New Roman" w:hAnsi="Times New Roman" w:cs="Times New Roman"/>
        </w:rPr>
        <w:t>. ABMs provide a more flexible framework which is necessary when dealing with large diverse organizations.</w:t>
      </w:r>
    </w:p>
    <w:p w14:paraId="015D8E21" w14:textId="77777777"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It is important to note, although I use an ABM construct for my model, the BSV and coalition game theory does not specifically require ABMs. Coalition game theory is concerned with the combinatorics of coalition formation </w:t>
      </w:r>
      <w:r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00B91BC4"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The large numbers of groups and their possible alliances and compromises requires computation to explore these combinations</w:t>
      </w:r>
      <w:r w:rsidR="00D33750" w:rsidRPr="008500AF">
        <w:rPr>
          <w:rFonts w:ascii="Times New Roman" w:hAnsi="Times New Roman" w:cs="Times New Roman"/>
        </w:rPr>
        <w:t xml:space="preserve"> efficiently</w:t>
      </w:r>
      <w:r w:rsidRPr="008500AF">
        <w:rPr>
          <w:rFonts w:ascii="Times New Roman" w:hAnsi="Times New Roman" w:cs="Times New Roman"/>
        </w:rPr>
        <w:t xml:space="preserve">. </w:t>
      </w:r>
      <w:r w:rsidR="00D33750" w:rsidRPr="008500AF">
        <w:rPr>
          <w:rFonts w:ascii="Times New Roman" w:hAnsi="Times New Roman" w:cs="Times New Roman"/>
        </w:rPr>
        <w:t xml:space="preserve">This model does meet the minimum criteria for an ABM model as </w:t>
      </w:r>
      <w:r w:rsidR="00080CB8" w:rsidRPr="008500AF">
        <w:rPr>
          <w:rFonts w:ascii="Times New Roman" w:hAnsi="Times New Roman" w:cs="Times New Roman"/>
        </w:rPr>
        <w:t xml:space="preserve">self-contained </w:t>
      </w:r>
      <w:r w:rsidR="00D33750" w:rsidRPr="008500AF">
        <w:rPr>
          <w:rFonts w:ascii="Times New Roman" w:hAnsi="Times New Roman" w:cs="Times New Roman"/>
        </w:rPr>
        <w:t>agents interact with other agents. This interaction changes their attributes and viewpoints, which then changes the nature of their future interactions</w:t>
      </w:r>
      <w:r w:rsidR="00080CB8" w:rsidRPr="008500AF">
        <w:rPr>
          <w:rFonts w:ascii="Times New Roman" w:hAnsi="Times New Roman" w:cs="Times New Roman"/>
        </w:rPr>
        <w:t xml:space="preserve"> </w:t>
      </w:r>
      <w:r w:rsidR="00080CB8"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080CB8" w:rsidRPr="008500AF">
        <w:rPr>
          <w:rFonts w:ascii="Times New Roman" w:hAnsi="Times New Roman" w:cs="Times New Roman"/>
        </w:rPr>
        <w:fldChar w:fldCharType="end"/>
      </w:r>
      <w:r w:rsidR="00D33750" w:rsidRPr="008500AF">
        <w:rPr>
          <w:rFonts w:ascii="Times New Roman" w:hAnsi="Times New Roman" w:cs="Times New Roman"/>
        </w:rPr>
        <w:t>. This dynamic produces bottom up phenomenon as local interactions produce the emergent nature of the country. The model however does not have many of the other features seen in typical ABMs such as time steps</w:t>
      </w:r>
      <w:r w:rsidR="00313F96">
        <w:rPr>
          <w:rFonts w:ascii="Times New Roman" w:hAnsi="Times New Roman" w:cs="Times New Roman"/>
        </w:rPr>
        <w:t>,</w:t>
      </w:r>
      <w:r w:rsidR="00DA221E">
        <w:rPr>
          <w:rFonts w:ascii="Times New Roman" w:hAnsi="Times New Roman" w:cs="Times New Roman"/>
        </w:rPr>
        <w:t xml:space="preserve"> although it is possible to add these features</w:t>
      </w:r>
      <w:r w:rsidR="00D33750" w:rsidRPr="008500AF">
        <w:rPr>
          <w:rFonts w:ascii="Times New Roman" w:hAnsi="Times New Roman" w:cs="Times New Roman"/>
        </w:rPr>
        <w:t xml:space="preserve">. This </w:t>
      </w:r>
      <w:r w:rsidR="00D33750" w:rsidRPr="008500AF">
        <w:rPr>
          <w:rFonts w:ascii="Times New Roman" w:hAnsi="Times New Roman" w:cs="Times New Roman"/>
        </w:rPr>
        <w:lastRenderedPageBreak/>
        <w:t xml:space="preserve">was done intentionally to create a malleable building block which other models can use through the Mesa Packages repository.   </w:t>
      </w:r>
    </w:p>
    <w:bookmarkEnd w:id="0"/>
    <w:p w14:paraId="7D223C82" w14:textId="77777777" w:rsidR="0030279E" w:rsidRPr="008500AF" w:rsidRDefault="00DB4432" w:rsidP="00C06D29">
      <w:pPr>
        <w:pStyle w:val="Heading2"/>
        <w:suppressAutoHyphens/>
        <w:spacing w:before="0" w:after="0" w:line="480" w:lineRule="auto"/>
        <w:ind w:left="2640" w:hanging="2610"/>
        <w:rPr>
          <w:rFonts w:ascii="Times New Roman" w:hAnsi="Times New Roman" w:cs="Times New Roman"/>
        </w:rPr>
      </w:pPr>
      <w:r w:rsidRPr="008500AF">
        <w:rPr>
          <w:rFonts w:ascii="Times New Roman" w:hAnsi="Times New Roman" w:cs="Times New Roman"/>
        </w:rPr>
        <w:t>Background Libyan Civil war</w:t>
      </w:r>
    </w:p>
    <w:p w14:paraId="25785418" w14:textId="77777777" w:rsidR="009006B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basic background of Libya’s civil war is necessary to understand </w:t>
      </w:r>
      <w:r w:rsidR="009006BE" w:rsidRPr="008500AF">
        <w:rPr>
          <w:rFonts w:ascii="Times New Roman" w:hAnsi="Times New Roman" w:cs="Times New Roman"/>
        </w:rPr>
        <w:t xml:space="preserve">the </w:t>
      </w:r>
      <w:r w:rsidR="00CD34F5" w:rsidRPr="008500AF">
        <w:rPr>
          <w:rFonts w:ascii="Times New Roman" w:hAnsi="Times New Roman" w:cs="Times New Roman"/>
        </w:rPr>
        <w:t>methodology</w:t>
      </w:r>
      <w:r w:rsidR="009006BE" w:rsidRPr="008500AF">
        <w:rPr>
          <w:rFonts w:ascii="Times New Roman" w:hAnsi="Times New Roman" w:cs="Times New Roman"/>
        </w:rPr>
        <w:t xml:space="preserve"> and </w:t>
      </w:r>
      <w:r w:rsidR="00CD34F5" w:rsidRPr="008500AF">
        <w:rPr>
          <w:rFonts w:ascii="Times New Roman" w:hAnsi="Times New Roman" w:cs="Times New Roman"/>
        </w:rPr>
        <w:t>purpose</w:t>
      </w:r>
      <w:r w:rsidR="009006BE" w:rsidRPr="008500AF">
        <w:rPr>
          <w:rFonts w:ascii="Times New Roman" w:hAnsi="Times New Roman" w:cs="Times New Roman"/>
        </w:rPr>
        <w:t xml:space="preserve"> of this model</w:t>
      </w:r>
      <w:r w:rsidRPr="008500AF">
        <w:rPr>
          <w:rFonts w:ascii="Times New Roman" w:hAnsi="Times New Roman" w:cs="Times New Roman"/>
        </w:rPr>
        <w:t xml:space="preserve">. The Arab Spring, a series of popular uprisings </w:t>
      </w:r>
      <w:r w:rsidR="00F07151" w:rsidRPr="008500AF">
        <w:rPr>
          <w:rFonts w:ascii="Times New Roman" w:hAnsi="Times New Roman" w:cs="Times New Roman"/>
        </w:rPr>
        <w:t xml:space="preserve">in </w:t>
      </w:r>
      <w:r w:rsidRPr="008500AF">
        <w:rPr>
          <w:rFonts w:ascii="Times New Roman" w:hAnsi="Times New Roman" w:cs="Times New Roman"/>
        </w:rPr>
        <w:t>Arab countries</w:t>
      </w:r>
      <w:r w:rsidR="00F07151" w:rsidRPr="008500AF">
        <w:rPr>
          <w:rFonts w:ascii="Times New Roman" w:hAnsi="Times New Roman" w:cs="Times New Roman"/>
        </w:rPr>
        <w:t>,</w:t>
      </w:r>
      <w:r w:rsidRPr="008500AF">
        <w:rPr>
          <w:rFonts w:ascii="Times New Roman" w:hAnsi="Times New Roman" w:cs="Times New Roman"/>
        </w:rPr>
        <w:t xml:space="preserve"> began in Tunisia in December 2010</w:t>
      </w:r>
      <w:r w:rsidR="00F07151" w:rsidRPr="008500AF">
        <w:rPr>
          <w:rFonts w:ascii="Times New Roman" w:hAnsi="Times New Roman" w:cs="Times New Roman"/>
        </w:rPr>
        <w:t xml:space="preserve"> and </w:t>
      </w:r>
      <w:r w:rsidRPr="008500AF">
        <w:rPr>
          <w:rFonts w:ascii="Times New Roman" w:hAnsi="Times New Roman" w:cs="Times New Roman"/>
        </w:rPr>
        <w:t>spread to Libya in February 2011. A popular revolt started against M</w:t>
      </w:r>
      <w:r w:rsidR="009006BE" w:rsidRPr="008500AF">
        <w:rPr>
          <w:rFonts w:ascii="Times New Roman" w:hAnsi="Times New Roman" w:cs="Times New Roman"/>
        </w:rPr>
        <w:t>uammar</w:t>
      </w:r>
      <w:r w:rsidRPr="008500AF">
        <w:rPr>
          <w:rFonts w:ascii="Times New Roman" w:hAnsi="Times New Roman" w:cs="Times New Roman"/>
        </w:rPr>
        <w:t xml:space="preserve"> Gaddafi’s </w:t>
      </w:r>
      <w:r w:rsidR="009006BE" w:rsidRPr="008500AF">
        <w:rPr>
          <w:rFonts w:ascii="Times New Roman" w:hAnsi="Times New Roman" w:cs="Times New Roman"/>
        </w:rPr>
        <w:t xml:space="preserve">despotic </w:t>
      </w:r>
      <w:r w:rsidRPr="008500AF">
        <w:rPr>
          <w:rFonts w:ascii="Times New Roman" w:hAnsi="Times New Roman" w:cs="Times New Roman"/>
        </w:rPr>
        <w:t>government</w:t>
      </w:r>
      <w:r w:rsidR="00CD6328" w:rsidRPr="008500AF">
        <w:rPr>
          <w:rFonts w:ascii="Times New Roman" w:hAnsi="Times New Roman" w:cs="Times New Roman"/>
        </w:rPr>
        <w:t>,</w:t>
      </w:r>
      <w:r w:rsidRPr="008500AF">
        <w:rPr>
          <w:rFonts w:ascii="Times New Roman" w:hAnsi="Times New Roman" w:cs="Times New Roman"/>
        </w:rPr>
        <w:t xml:space="preserve"> which had been in place since 1969. Gaddafi </w:t>
      </w:r>
      <w:r w:rsidR="009006BE" w:rsidRPr="008500AF">
        <w:rPr>
          <w:rFonts w:ascii="Times New Roman" w:hAnsi="Times New Roman" w:cs="Times New Roman"/>
        </w:rPr>
        <w:t xml:space="preserve">responded by trying to </w:t>
      </w:r>
      <w:r w:rsidRPr="008500AF">
        <w:rPr>
          <w:rFonts w:ascii="Times New Roman" w:hAnsi="Times New Roman" w:cs="Times New Roman"/>
        </w:rPr>
        <w:t>violently suppress</w:t>
      </w:r>
      <w:r w:rsidR="009006BE" w:rsidRPr="008500AF">
        <w:rPr>
          <w:rFonts w:ascii="Times New Roman" w:hAnsi="Times New Roman" w:cs="Times New Roman"/>
        </w:rPr>
        <w:t xml:space="preserve"> </w:t>
      </w:r>
      <w:r w:rsidRPr="008500AF">
        <w:rPr>
          <w:rFonts w:ascii="Times New Roman" w:hAnsi="Times New Roman" w:cs="Times New Roman"/>
        </w:rPr>
        <w:t xml:space="preserve">the uprising. In March 2011, the United Nations voted for a no-fly zone over Libya to protect civilians. The North Atlantic Treaty Organization executed the no-fly zone tipping the balance of power against Gaddafi’s security apparatuses. </w:t>
      </w:r>
    </w:p>
    <w:p w14:paraId="143EEE52" w14:textId="77777777" w:rsidR="00CD34F5" w:rsidRPr="008500AF" w:rsidRDefault="00AE42DE"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By August 2011 Gaddafi’s rule was effectively over as the General National Congress (GNC) took control of the government from the National Transition Council. On October 20, 2011 Gaddafi was captured and then killed. Libya continued </w:t>
      </w:r>
      <w:r w:rsidR="009006BE" w:rsidRPr="008500AF">
        <w:rPr>
          <w:rFonts w:ascii="Times New Roman" w:hAnsi="Times New Roman" w:cs="Times New Roman"/>
        </w:rPr>
        <w:t>the difficult process of forming</w:t>
      </w:r>
      <w:r w:rsidRPr="008500AF">
        <w:rPr>
          <w:rFonts w:ascii="Times New Roman" w:hAnsi="Times New Roman" w:cs="Times New Roman"/>
        </w:rPr>
        <w:t xml:space="preserve"> a new government, </w:t>
      </w:r>
      <w:r w:rsidR="009006BE" w:rsidRPr="008500AF">
        <w:rPr>
          <w:rFonts w:ascii="Times New Roman" w:hAnsi="Times New Roman" w:cs="Times New Roman"/>
        </w:rPr>
        <w:t xml:space="preserve">only to erupt in </w:t>
      </w:r>
      <w:r w:rsidRPr="008500AF">
        <w:rPr>
          <w:rFonts w:ascii="Times New Roman" w:hAnsi="Times New Roman" w:cs="Times New Roman"/>
        </w:rPr>
        <w:t xml:space="preserve">a second phase of civil war beginning in 2014. Elections in June 2014 resulted in a defeat </w:t>
      </w:r>
      <w:r w:rsidR="00CE67CF" w:rsidRPr="008500AF">
        <w:rPr>
          <w:rFonts w:ascii="Times New Roman" w:hAnsi="Times New Roman" w:cs="Times New Roman"/>
        </w:rPr>
        <w:t>for the</w:t>
      </w:r>
      <w:r w:rsidRPr="008500AF">
        <w:rPr>
          <w:rFonts w:ascii="Times New Roman" w:hAnsi="Times New Roman" w:cs="Times New Roman"/>
        </w:rPr>
        <w:t xml:space="preserve"> Islamist dominated GNC, who refused to step down. The elected House of Representatives (HoR) tried to assume control of the government resulting in conflict between these two groups. In addition, Islamic </w:t>
      </w:r>
      <w:r w:rsidR="00313F96">
        <w:rPr>
          <w:rFonts w:ascii="Times New Roman" w:hAnsi="Times New Roman" w:cs="Times New Roman"/>
        </w:rPr>
        <w:t>e</w:t>
      </w:r>
      <w:r w:rsidRPr="008500AF">
        <w:rPr>
          <w:rFonts w:ascii="Times New Roman" w:hAnsi="Times New Roman" w:cs="Times New Roman"/>
        </w:rPr>
        <w:t>xtremists</w:t>
      </w:r>
      <w:r w:rsidR="00313F96">
        <w:rPr>
          <w:rFonts w:ascii="Times New Roman" w:hAnsi="Times New Roman" w:cs="Times New Roman"/>
        </w:rPr>
        <w:t>,</w:t>
      </w:r>
      <w:r w:rsidRPr="008500AF">
        <w:rPr>
          <w:rFonts w:ascii="Times New Roman" w:hAnsi="Times New Roman" w:cs="Times New Roman"/>
        </w:rPr>
        <w:t xml:space="preserve"> such as Al-Qaeda and the Islamic State</w:t>
      </w:r>
      <w:r w:rsidR="00313F96">
        <w:rPr>
          <w:rFonts w:ascii="Times New Roman" w:hAnsi="Times New Roman" w:cs="Times New Roman"/>
        </w:rPr>
        <w:t>,</w:t>
      </w:r>
      <w:r w:rsidRPr="008500AF">
        <w:rPr>
          <w:rFonts w:ascii="Times New Roman" w:hAnsi="Times New Roman" w:cs="Times New Roman"/>
        </w:rPr>
        <w:t xml:space="preserve"> had taken or took control of the cities of Sirte, Benghazi and Derna. Through the resulting conflict the HoR fled </w:t>
      </w:r>
      <w:r w:rsidR="009006BE" w:rsidRPr="008500AF">
        <w:rPr>
          <w:rFonts w:ascii="Times New Roman" w:hAnsi="Times New Roman" w:cs="Times New Roman"/>
        </w:rPr>
        <w:t xml:space="preserve">from </w:t>
      </w:r>
      <w:r w:rsidRPr="008500AF">
        <w:rPr>
          <w:rFonts w:ascii="Times New Roman" w:hAnsi="Times New Roman" w:cs="Times New Roman"/>
        </w:rPr>
        <w:t>Tripoli to Tobruk.</w:t>
      </w:r>
    </w:p>
    <w:p w14:paraId="4D496BD9" w14:textId="77777777" w:rsidR="00AE42D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In </w:t>
      </w:r>
      <w:r w:rsidR="00313F96" w:rsidRPr="008500AF">
        <w:rPr>
          <w:rFonts w:ascii="Times New Roman" w:hAnsi="Times New Roman" w:cs="Times New Roman"/>
        </w:rPr>
        <w:t>January</w:t>
      </w:r>
      <w:r w:rsidRPr="008500AF">
        <w:rPr>
          <w:rFonts w:ascii="Times New Roman" w:hAnsi="Times New Roman" w:cs="Times New Roman"/>
        </w:rPr>
        <w:t xml:space="preserve"> 2016, the United Nations tried to broker a peace agreement which produced the Government of National Accord (GNA). The HoR and GNC do not recognize this new government although the international community recognizes it as th</w:t>
      </w:r>
      <w:r w:rsidR="009006BE" w:rsidRPr="008500AF">
        <w:rPr>
          <w:rFonts w:ascii="Times New Roman" w:hAnsi="Times New Roman" w:cs="Times New Roman"/>
        </w:rPr>
        <w:t>e official government of Libya.</w:t>
      </w:r>
      <w:r w:rsidRPr="008500AF">
        <w:rPr>
          <w:rFonts w:ascii="Times New Roman" w:hAnsi="Times New Roman" w:cs="Times New Roman"/>
        </w:rPr>
        <w:t xml:space="preserve"> Since 2016 the HoR, allied with General Haftar who commands the Libyan National Army (LNA), </w:t>
      </w:r>
      <w:r w:rsidR="009006BE" w:rsidRPr="008500AF">
        <w:rPr>
          <w:rFonts w:ascii="Times New Roman" w:hAnsi="Times New Roman" w:cs="Times New Roman"/>
        </w:rPr>
        <w:t>m</w:t>
      </w:r>
      <w:r w:rsidRPr="008500AF">
        <w:rPr>
          <w:rFonts w:ascii="Times New Roman" w:hAnsi="Times New Roman" w:cs="Times New Roman"/>
        </w:rPr>
        <w:t>ade steady progress eastward from Tobruk fighting extremists in Benghazi and Derna as well as securing the major oil revenue pipelines</w:t>
      </w:r>
      <w:r w:rsidR="00CD34F5" w:rsidRPr="008500AF">
        <w:rPr>
          <w:rFonts w:ascii="Times New Roman" w:hAnsi="Times New Roman" w:cs="Times New Roman"/>
        </w:rPr>
        <w:t xml:space="preserve"> (</w:t>
      </w:r>
      <w:r w:rsidR="00B9325D" w:rsidRPr="008500AF">
        <w:rPr>
          <w:rFonts w:ascii="Times New Roman" w:hAnsi="Times New Roman" w:cs="Times New Roman"/>
        </w:rPr>
        <w:t>Figure 2</w:t>
      </w:r>
      <w:r w:rsidR="00CD34F5" w:rsidRPr="008500AF">
        <w:rPr>
          <w:rFonts w:ascii="Times New Roman" w:hAnsi="Times New Roman" w:cs="Times New Roman"/>
        </w:rPr>
        <w:t>)</w:t>
      </w:r>
      <w:r w:rsidRPr="008500AF">
        <w:rPr>
          <w:rFonts w:ascii="Times New Roman" w:hAnsi="Times New Roman" w:cs="Times New Roman"/>
        </w:rPr>
        <w:t xml:space="preserve">. The LNA is stopped outside of Sirte, and major push into Sirte would signify the beginning of a </w:t>
      </w:r>
      <w:r w:rsidR="00CE67CF" w:rsidRPr="008500AF">
        <w:rPr>
          <w:rFonts w:ascii="Times New Roman" w:hAnsi="Times New Roman" w:cs="Times New Roman"/>
        </w:rPr>
        <w:t xml:space="preserve">third phase of </w:t>
      </w:r>
      <w:r w:rsidRPr="008500AF">
        <w:rPr>
          <w:rFonts w:ascii="Times New Roman" w:hAnsi="Times New Roman" w:cs="Times New Roman"/>
        </w:rPr>
        <w:t>conflict between the LNA and the powerful Misratan militias</w:t>
      </w:r>
      <w:r w:rsidR="009006BE" w:rsidRPr="008500AF">
        <w:rPr>
          <w:rFonts w:ascii="Times New Roman" w:hAnsi="Times New Roman" w:cs="Times New Roman"/>
        </w:rPr>
        <w:t xml:space="preserve">, </w:t>
      </w:r>
      <w:r w:rsidRPr="008500AF">
        <w:rPr>
          <w:rFonts w:ascii="Times New Roman" w:hAnsi="Times New Roman" w:cs="Times New Roman"/>
        </w:rPr>
        <w:t xml:space="preserve">who seized Sirte from extremists in late 2016. </w:t>
      </w:r>
    </w:p>
    <w:p w14:paraId="14BB362E" w14:textId="77777777" w:rsidR="00822B8E" w:rsidRPr="008500AF" w:rsidRDefault="00822B8E" w:rsidP="00C06D29">
      <w:pPr>
        <w:widowControl w:val="0"/>
        <w:suppressAutoHyphens/>
        <w:autoSpaceDE w:val="0"/>
        <w:autoSpaceDN w:val="0"/>
        <w:adjustRightInd w:val="0"/>
        <w:ind w:left="480" w:hanging="480"/>
        <w:rPr>
          <w:rFonts w:ascii="Times New Roman" w:hAnsi="Times New Roman" w:cs="Times New Roman"/>
        </w:rPr>
      </w:pPr>
      <w:r w:rsidRPr="008500AF">
        <w:rPr>
          <w:rFonts w:ascii="Times New Roman" w:hAnsi="Times New Roman" w:cs="Times New Roman"/>
          <w:noProof/>
        </w:rPr>
        <w:lastRenderedPageBreak/>
        <w:drawing>
          <wp:inline distT="0" distB="0" distL="0" distR="0" wp14:anchorId="5E91C171" wp14:editId="18B6E4B2">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14:paraId="6D1A4E16" w14:textId="77777777" w:rsidR="00822B8E" w:rsidRPr="008500AF" w:rsidRDefault="00822B8E" w:rsidP="00C06D29">
      <w:pPr>
        <w:suppressAutoHyphens/>
        <w:contextualSpacing/>
        <w:jc w:val="center"/>
        <w:rPr>
          <w:rFonts w:ascii="Times New Roman" w:hAnsi="Times New Roman" w:cs="Times New Roman"/>
        </w:rPr>
      </w:pPr>
      <w:r w:rsidRPr="008500AF">
        <w:rPr>
          <w:rFonts w:ascii="Times New Roman" w:hAnsi="Times New Roman" w:cs="Times New Roman"/>
          <w:b/>
        </w:rPr>
        <w:t>Figure 2</w:t>
      </w:r>
      <w:r w:rsidRPr="008500AF">
        <w:rPr>
          <w:rFonts w:ascii="Times New Roman" w:hAnsi="Times New Roman" w:cs="Times New Roman"/>
        </w:rPr>
        <w:t>: Timeline of events in Libya</w:t>
      </w:r>
    </w:p>
    <w:p w14:paraId="253297DB" w14:textId="77777777" w:rsidR="00822B8E" w:rsidRDefault="00822B8E" w:rsidP="00C06D29">
      <w:pPr>
        <w:suppressAutoHyphens/>
        <w:contextualSpacing/>
        <w:jc w:val="center"/>
        <w:rPr>
          <w:rFonts w:ascii="Times New Roman" w:hAnsi="Times New Roman" w:cs="Times New Roman"/>
        </w:rPr>
      </w:pPr>
      <w:r w:rsidRPr="008500AF">
        <w:rPr>
          <w:rFonts w:ascii="Times New Roman" w:hAnsi="Times New Roman" w:cs="Times New Roman"/>
        </w:rPr>
        <w:t xml:space="preserve">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(Boduszyński, 2015; “Libya profile - Timeline - BBC News,” 2017)</w:t>
      </w:r>
      <w:r w:rsidRPr="008500AF">
        <w:rPr>
          <w:rFonts w:ascii="Times New Roman" w:hAnsi="Times New Roman" w:cs="Times New Roman"/>
        </w:rPr>
        <w:fldChar w:fldCharType="end"/>
      </w:r>
    </w:p>
    <w:p w14:paraId="20F87BC3" w14:textId="77777777" w:rsidR="00822B8E" w:rsidRPr="008500AF" w:rsidRDefault="00822B8E" w:rsidP="00C06D29">
      <w:pPr>
        <w:suppressAutoHyphens/>
        <w:contextualSpacing/>
        <w:jc w:val="center"/>
        <w:rPr>
          <w:rFonts w:ascii="Times New Roman" w:hAnsi="Times New Roman" w:cs="Times New Roman"/>
        </w:rPr>
      </w:pPr>
    </w:p>
    <w:p w14:paraId="77B09B16" w14:textId="77777777" w:rsidR="00F07151" w:rsidRPr="008500AF" w:rsidRDefault="00080CB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COmputational model</w:t>
      </w:r>
    </w:p>
    <w:p w14:paraId="4D3AA47C" w14:textId="77777777" w:rsidR="00F07151" w:rsidRPr="008500AF" w:rsidRDefault="00F07151"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Qualitative Assessment of Libyan Groups</w:t>
      </w:r>
      <w:r w:rsidRPr="008500AF">
        <w:rPr>
          <w:rFonts w:ascii="Times New Roman" w:hAnsi="Times New Roman" w:cs="Times New Roman"/>
        </w:rPr>
        <w:tab/>
      </w:r>
    </w:p>
    <w:p w14:paraId="5DC50EDF" w14:textId="77777777" w:rsidR="00F07151" w:rsidRPr="008500AF" w:rsidRDefault="00080CB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w:t>
      </w:r>
      <w:r w:rsidR="00F07151" w:rsidRPr="008500AF">
        <w:rPr>
          <w:rFonts w:ascii="Times New Roman" w:hAnsi="Times New Roman" w:cs="Times New Roman"/>
        </w:rPr>
        <w:t xml:space="preserve"> looks at the </w:t>
      </w:r>
      <w:r w:rsidR="00E74222" w:rsidRPr="008500AF">
        <w:rPr>
          <w:rFonts w:ascii="Times New Roman" w:hAnsi="Times New Roman" w:cs="Times New Roman"/>
        </w:rPr>
        <w:t xml:space="preserve">Libyan civil conflict </w:t>
      </w:r>
      <w:r w:rsidR="00F07151" w:rsidRPr="008500AF">
        <w:rPr>
          <w:rFonts w:ascii="Times New Roman" w:hAnsi="Times New Roman" w:cs="Times New Roman"/>
        </w:rPr>
        <w:t xml:space="preserve">from the perspective of how </w:t>
      </w:r>
      <w:r w:rsidR="00404817" w:rsidRPr="008500AF">
        <w:rPr>
          <w:rFonts w:ascii="Times New Roman" w:hAnsi="Times New Roman" w:cs="Times New Roman"/>
        </w:rPr>
        <w:t>foreign support</w:t>
      </w:r>
      <w:r w:rsidR="00F07151" w:rsidRPr="008500AF">
        <w:rPr>
          <w:rFonts w:ascii="Times New Roman" w:hAnsi="Times New Roman" w:cs="Times New Roman"/>
        </w:rPr>
        <w:t xml:space="preserve"> will influence the decision making of the </w:t>
      </w:r>
      <w:r w:rsidR="00CE67CF" w:rsidRPr="008500AF">
        <w:rPr>
          <w:rFonts w:ascii="Times New Roman" w:hAnsi="Times New Roman" w:cs="Times New Roman"/>
        </w:rPr>
        <w:t>major tribes</w:t>
      </w:r>
      <w:r w:rsidR="00F07151" w:rsidRPr="008500AF">
        <w:rPr>
          <w:rFonts w:ascii="Times New Roman" w:hAnsi="Times New Roman" w:cs="Times New Roman"/>
        </w:rPr>
        <w:t xml:space="preserve"> as they seek to maximize their situation and shape the emerging order.  </w:t>
      </w:r>
      <w:r w:rsidR="00CA7CA1" w:rsidRPr="008500AF">
        <w:rPr>
          <w:rFonts w:ascii="Times New Roman" w:hAnsi="Times New Roman" w:cs="Times New Roman"/>
        </w:rPr>
        <w:t xml:space="preserve">This approach is consistent with civil wars </w:t>
      </w:r>
      <w:r w:rsidR="00404817" w:rsidRPr="008500AF">
        <w:rPr>
          <w:rFonts w:ascii="Times New Roman" w:hAnsi="Times New Roman" w:cs="Times New Roman"/>
        </w:rPr>
        <w:t>as</w:t>
      </w:r>
      <w:r w:rsidR="00CA7CA1" w:rsidRPr="008500AF">
        <w:rPr>
          <w:rFonts w:ascii="Times New Roman" w:hAnsi="Times New Roman" w:cs="Times New Roman"/>
        </w:rPr>
        <w:t xml:space="preserve"> highly fluid situations of changing coalitions and local fights, where participants leverage the warring factions for their own ends (Kalyvas 2006).</w:t>
      </w:r>
    </w:p>
    <w:p w14:paraId="6BD87B71" w14:textId="77777777" w:rsidR="009006BE" w:rsidRPr="008500AF" w:rsidRDefault="0040481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challenge is there is little</w:t>
      </w:r>
      <w:r w:rsidR="00F07151" w:rsidRPr="008500AF">
        <w:rPr>
          <w:rFonts w:ascii="Times New Roman" w:hAnsi="Times New Roman" w:cs="Times New Roman"/>
        </w:rPr>
        <w:t xml:space="preserve"> data on how each Libyan perceives the situation</w:t>
      </w:r>
      <w:r w:rsidR="00CE67CF" w:rsidRPr="008500AF">
        <w:rPr>
          <w:rFonts w:ascii="Times New Roman" w:hAnsi="Times New Roman" w:cs="Times New Roman"/>
        </w:rPr>
        <w:t xml:space="preserve">, </w:t>
      </w:r>
      <w:r w:rsidR="00F07151" w:rsidRPr="008500AF">
        <w:rPr>
          <w:rFonts w:ascii="Times New Roman" w:hAnsi="Times New Roman" w:cs="Times New Roman"/>
        </w:rPr>
        <w:t>what emergent power structure they may support</w:t>
      </w:r>
      <w:r w:rsidR="00313F96">
        <w:rPr>
          <w:rFonts w:ascii="Times New Roman" w:hAnsi="Times New Roman" w:cs="Times New Roman"/>
        </w:rPr>
        <w:t>,</w:t>
      </w:r>
      <w:r w:rsidRPr="008500AF">
        <w:rPr>
          <w:rFonts w:ascii="Times New Roman" w:hAnsi="Times New Roman" w:cs="Times New Roman"/>
        </w:rPr>
        <w:t xml:space="preserve"> and under what conditions</w:t>
      </w:r>
      <w:r w:rsidR="00CE67CF" w:rsidRPr="008500AF">
        <w:rPr>
          <w:rFonts w:ascii="Times New Roman" w:hAnsi="Times New Roman" w:cs="Times New Roman"/>
        </w:rPr>
        <w:t xml:space="preserve"> they will support different coalitions</w:t>
      </w:r>
      <w:r w:rsidR="00F07151" w:rsidRPr="008500AF">
        <w:rPr>
          <w:rFonts w:ascii="Times New Roman" w:hAnsi="Times New Roman" w:cs="Times New Roman"/>
        </w:rPr>
        <w:t xml:space="preserve">. </w:t>
      </w:r>
      <w:r w:rsidRPr="008500AF">
        <w:rPr>
          <w:rFonts w:ascii="Times New Roman" w:hAnsi="Times New Roman" w:cs="Times New Roman"/>
        </w:rPr>
        <w:t xml:space="preserve">As </w:t>
      </w:r>
      <w:r w:rsidR="00080CB8" w:rsidRPr="008500AF">
        <w:rPr>
          <w:rFonts w:ascii="Times New Roman" w:hAnsi="Times New Roman" w:cs="Times New Roman"/>
        </w:rPr>
        <w:t>foreign policy</w:t>
      </w:r>
      <w:r w:rsidRPr="008500AF">
        <w:rPr>
          <w:rFonts w:ascii="Times New Roman" w:hAnsi="Times New Roman" w:cs="Times New Roman"/>
        </w:rPr>
        <w:t xml:space="preserve"> assessments must use the best information available and infer many details, th</w:t>
      </w:r>
      <w:r w:rsidR="00F07151" w:rsidRPr="008500AF">
        <w:rPr>
          <w:rFonts w:ascii="Times New Roman" w:hAnsi="Times New Roman" w:cs="Times New Roman"/>
        </w:rPr>
        <w:t xml:space="preserve">is qualitative assessment </w:t>
      </w:r>
      <w:r w:rsidRPr="008500AF">
        <w:rPr>
          <w:rFonts w:ascii="Times New Roman" w:hAnsi="Times New Roman" w:cs="Times New Roman"/>
        </w:rPr>
        <w:t xml:space="preserve">step </w:t>
      </w:r>
      <w:r w:rsidR="00F07151" w:rsidRPr="008500AF">
        <w:rPr>
          <w:rFonts w:ascii="Times New Roman" w:hAnsi="Times New Roman" w:cs="Times New Roman"/>
        </w:rPr>
        <w:t xml:space="preserve">represents the heavy-lifting required by </w:t>
      </w:r>
      <w:r w:rsidR="00080CB8" w:rsidRPr="008500AF">
        <w:rPr>
          <w:rFonts w:ascii="Times New Roman" w:hAnsi="Times New Roman" w:cs="Times New Roman"/>
        </w:rPr>
        <w:t xml:space="preserve">foreign policy </w:t>
      </w:r>
      <w:r w:rsidR="00F07151" w:rsidRPr="008500AF">
        <w:rPr>
          <w:rFonts w:ascii="Times New Roman" w:hAnsi="Times New Roman" w:cs="Times New Roman"/>
        </w:rPr>
        <w:t xml:space="preserve">analysts. Libya has approximately 140 tribes and although Gaddafi tried eliminate the tribes as a part of Libyan identity they still offer a fair </w:t>
      </w:r>
      <w:r w:rsidR="00F07151" w:rsidRPr="008500AF">
        <w:rPr>
          <w:rFonts w:ascii="Times New Roman" w:hAnsi="Times New Roman" w:cs="Times New Roman"/>
        </w:rPr>
        <w:lastRenderedPageBreak/>
        <w:t>representation of the different views of Libyan society (Hatitah and Al-Awsat 2011; Tempelhof and Omar 2012; Masson and Freidel 2012; Eriksson 2016)</w:t>
      </w:r>
      <w:r w:rsidRPr="008500AF">
        <w:rPr>
          <w:rFonts w:ascii="Times New Roman" w:hAnsi="Times New Roman" w:cs="Times New Roman"/>
        </w:rPr>
        <w:t>. Based on this information, the tribal level was selected as the appropriate level of analysis.</w:t>
      </w:r>
    </w:p>
    <w:p w14:paraId="6B04969C" w14:textId="77777777" w:rsidR="009712EB" w:rsidRPr="008500AF" w:rsidRDefault="00FD7375"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w:t>
      </w:r>
      <w:r w:rsidR="00404817" w:rsidRPr="008500AF">
        <w:rPr>
          <w:rFonts w:ascii="Times New Roman" w:hAnsi="Times New Roman" w:cs="Times New Roman"/>
        </w:rPr>
        <w:t xml:space="preserve">there is no recent comprehensive study of Libyan </w:t>
      </w:r>
      <w:r w:rsidR="00AE42DE" w:rsidRPr="008500AF">
        <w:rPr>
          <w:rFonts w:ascii="Times New Roman" w:hAnsi="Times New Roman" w:cs="Times New Roman"/>
        </w:rPr>
        <w:t>tribes</w:t>
      </w:r>
      <w:r w:rsidRPr="008500AF">
        <w:rPr>
          <w:rFonts w:ascii="Times New Roman" w:hAnsi="Times New Roman" w:cs="Times New Roman"/>
        </w:rPr>
        <w:t>,</w:t>
      </w:r>
      <w:r w:rsidR="00AE42DE" w:rsidRPr="008500AF">
        <w:rPr>
          <w:rFonts w:ascii="Times New Roman" w:hAnsi="Times New Roman" w:cs="Times New Roman"/>
        </w:rPr>
        <w:t xml:space="preserve"> I </w:t>
      </w:r>
      <w:r w:rsidR="00A86CD2" w:rsidRPr="008500AF">
        <w:rPr>
          <w:rFonts w:ascii="Times New Roman" w:hAnsi="Times New Roman" w:cs="Times New Roman"/>
        </w:rPr>
        <w:t>developed</w:t>
      </w:r>
      <w:r w:rsidR="00AE42DE" w:rsidRPr="008500AF">
        <w:rPr>
          <w:rFonts w:ascii="Times New Roman" w:hAnsi="Times New Roman" w:cs="Times New Roman"/>
        </w:rPr>
        <w:t xml:space="preserve"> a list of 128 </w:t>
      </w:r>
      <w:r w:rsidR="00404817" w:rsidRPr="008500AF">
        <w:rPr>
          <w:rFonts w:ascii="Times New Roman" w:hAnsi="Times New Roman" w:cs="Times New Roman"/>
        </w:rPr>
        <w:t>groups</w:t>
      </w:r>
      <w:r w:rsidR="00AE42DE" w:rsidRPr="008500AF">
        <w:rPr>
          <w:rFonts w:ascii="Times New Roman" w:hAnsi="Times New Roman" w:cs="Times New Roman"/>
        </w:rPr>
        <w:t xml:space="preserve"> through a variety of </w:t>
      </w:r>
      <w:r w:rsidR="00A86CD2" w:rsidRPr="008500AF">
        <w:rPr>
          <w:rFonts w:ascii="Times New Roman" w:hAnsi="Times New Roman" w:cs="Times New Roman"/>
        </w:rPr>
        <w:t>studies</w:t>
      </w:r>
      <w:r w:rsidR="00AE42DE" w:rsidRPr="008500AF">
        <w:rPr>
          <w:rFonts w:ascii="Times New Roman" w:hAnsi="Times New Roman" w:cs="Times New Roman"/>
        </w:rPr>
        <w:t xml:space="preserve">. </w:t>
      </w:r>
      <w:r w:rsidR="00A86CD2" w:rsidRPr="008500AF">
        <w:rPr>
          <w:rFonts w:ascii="Times New Roman" w:hAnsi="Times New Roman" w:cs="Times New Roman"/>
        </w:rPr>
        <w:t>S</w:t>
      </w:r>
      <w:r w:rsidR="00AE42DE" w:rsidRPr="008500AF">
        <w:rPr>
          <w:rFonts w:ascii="Times New Roman" w:hAnsi="Times New Roman" w:cs="Times New Roman"/>
        </w:rPr>
        <w:t xml:space="preserve">everal studies described local </w:t>
      </w:r>
      <w:r w:rsidR="009712EB" w:rsidRPr="008500AF">
        <w:rPr>
          <w:rFonts w:ascii="Times New Roman" w:hAnsi="Times New Roman" w:cs="Times New Roman"/>
        </w:rPr>
        <w:t xml:space="preserve">tribes </w:t>
      </w:r>
      <w:r w:rsidR="00404817" w:rsidRPr="008500AF">
        <w:rPr>
          <w:rFonts w:ascii="Times New Roman" w:hAnsi="Times New Roman" w:cs="Times New Roman"/>
        </w:rPr>
        <w:t>and their dynamics during the civil war</w:t>
      </w:r>
      <w:r w:rsidR="009712EB" w:rsidRPr="008500AF">
        <w:rPr>
          <w:rFonts w:ascii="Times New Roman" w:hAnsi="Times New Roman" w:cs="Times New Roman"/>
        </w:rPr>
        <w:t xml:space="preserve">. These studies did allow for </w:t>
      </w:r>
      <w:r w:rsidR="00AE42DE" w:rsidRPr="008500AF">
        <w:rPr>
          <w:rFonts w:ascii="Times New Roman" w:hAnsi="Times New Roman" w:cs="Times New Roman"/>
        </w:rPr>
        <w:t xml:space="preserve">a qualitative assessment </w:t>
      </w:r>
      <w:r w:rsidR="009712EB" w:rsidRPr="008500AF">
        <w:rPr>
          <w:rFonts w:ascii="Times New Roman" w:hAnsi="Times New Roman" w:cs="Times New Roman"/>
        </w:rPr>
        <w:t xml:space="preserve">for several tribes in each of the major regions of Libya </w:t>
      </w:r>
      <w:r w:rsidR="00AE42DE" w:rsidRPr="008500AF">
        <w:rPr>
          <w:rFonts w:ascii="Times New Roman" w:hAnsi="Times New Roman" w:cs="Times New Roman"/>
        </w:rPr>
        <w:t xml:space="preserve"> (Lacher 2011; Fitzgerald 2015; Eriksson 2016; Boduszyński 2015; Cole and Mangan 2016; Cole and McQuinn 2015). </w:t>
      </w:r>
      <w:r w:rsidR="00404817" w:rsidRPr="008500AF">
        <w:rPr>
          <w:rFonts w:ascii="Times New Roman" w:hAnsi="Times New Roman" w:cs="Times New Roman"/>
        </w:rPr>
        <w:t xml:space="preserve">A challenge arose </w:t>
      </w:r>
      <w:r w:rsidR="00A86CD2" w:rsidRPr="008500AF">
        <w:rPr>
          <w:rFonts w:ascii="Times New Roman" w:hAnsi="Times New Roman" w:cs="Times New Roman"/>
        </w:rPr>
        <w:t xml:space="preserve">when these tribal groups </w:t>
      </w:r>
      <w:r w:rsidR="009712EB" w:rsidRPr="008500AF">
        <w:rPr>
          <w:rFonts w:ascii="Times New Roman" w:hAnsi="Times New Roman" w:cs="Times New Roman"/>
        </w:rPr>
        <w:t xml:space="preserve">and their estimated size </w:t>
      </w:r>
      <w:r w:rsidR="00A86CD2" w:rsidRPr="008500AF">
        <w:rPr>
          <w:rFonts w:ascii="Times New Roman" w:hAnsi="Times New Roman" w:cs="Times New Roman"/>
        </w:rPr>
        <w:t xml:space="preserve">were compared </w:t>
      </w:r>
      <w:r w:rsidR="00AE42DE" w:rsidRPr="008500AF">
        <w:rPr>
          <w:rFonts w:ascii="Times New Roman" w:hAnsi="Times New Roman" w:cs="Times New Roman"/>
        </w:rPr>
        <w:t xml:space="preserve">with </w:t>
      </w:r>
      <w:r w:rsidR="009712EB" w:rsidRPr="008500AF">
        <w:rPr>
          <w:rFonts w:ascii="Times New Roman" w:hAnsi="Times New Roman" w:cs="Times New Roman"/>
        </w:rPr>
        <w:t xml:space="preserve"> </w:t>
      </w:r>
      <w:r w:rsidR="00AE42DE" w:rsidRPr="008500AF">
        <w:rPr>
          <w:rFonts w:ascii="Times New Roman" w:hAnsi="Times New Roman" w:cs="Times New Roman"/>
        </w:rPr>
        <w:t>population estimates</w:t>
      </w:r>
      <w:r w:rsidR="00404817" w:rsidRPr="008500AF">
        <w:rPr>
          <w:rFonts w:ascii="Times New Roman" w:hAnsi="Times New Roman" w:cs="Times New Roman"/>
        </w:rPr>
        <w:t xml:space="preserve"> of Libya.</w:t>
      </w:r>
      <w:r w:rsidR="00A86CD2" w:rsidRPr="008500AF">
        <w:rPr>
          <w:rFonts w:ascii="Times New Roman" w:hAnsi="Times New Roman" w:cs="Times New Roman"/>
        </w:rPr>
        <w:t xml:space="preserve"> </w:t>
      </w:r>
      <w:r w:rsidR="00404817" w:rsidRPr="008500AF">
        <w:rPr>
          <w:rFonts w:ascii="Times New Roman" w:hAnsi="Times New Roman" w:cs="Times New Roman"/>
        </w:rPr>
        <w:t>T</w:t>
      </w:r>
      <w:r w:rsidR="00AE42DE" w:rsidRPr="008500AF">
        <w:rPr>
          <w:rFonts w:ascii="Times New Roman" w:hAnsi="Times New Roman" w:cs="Times New Roman"/>
        </w:rPr>
        <w:t xml:space="preserve">here </w:t>
      </w:r>
      <w:r w:rsidR="00080CB8" w:rsidRPr="008500AF">
        <w:rPr>
          <w:rFonts w:ascii="Times New Roman" w:hAnsi="Times New Roman" w:cs="Times New Roman"/>
        </w:rPr>
        <w:t xml:space="preserve">are </w:t>
      </w:r>
      <w:r w:rsidR="00AE42DE" w:rsidRPr="008500AF">
        <w:rPr>
          <w:rFonts w:ascii="Times New Roman" w:hAnsi="Times New Roman" w:cs="Times New Roman"/>
        </w:rPr>
        <w:t>several areas</w:t>
      </w:r>
      <w:r w:rsidR="00A86CD2" w:rsidRPr="008500AF">
        <w:rPr>
          <w:rFonts w:ascii="Times New Roman" w:hAnsi="Times New Roman" w:cs="Times New Roman"/>
        </w:rPr>
        <w:t>,</w:t>
      </w:r>
      <w:r w:rsidR="00AE42DE" w:rsidRPr="008500AF">
        <w:rPr>
          <w:rFonts w:ascii="Times New Roman" w:hAnsi="Times New Roman" w:cs="Times New Roman"/>
        </w:rPr>
        <w:t xml:space="preserve"> particularly in the more densely populated west</w:t>
      </w:r>
      <w:r w:rsidR="00A86CD2" w:rsidRPr="008500AF">
        <w:rPr>
          <w:rFonts w:ascii="Times New Roman" w:hAnsi="Times New Roman" w:cs="Times New Roman"/>
        </w:rPr>
        <w:t>,</w:t>
      </w:r>
      <w:r w:rsidR="00AE42DE" w:rsidRPr="008500AF">
        <w:rPr>
          <w:rFonts w:ascii="Times New Roman" w:hAnsi="Times New Roman" w:cs="Times New Roman"/>
        </w:rPr>
        <w:t xml:space="preserve"> for which there was not detailed information. To account for these populations I made inferences based on geographic alignment and historic coalitions</w:t>
      </w:r>
      <w:r w:rsidR="00A86CD2" w:rsidRPr="008500AF">
        <w:rPr>
          <w:rFonts w:ascii="Times New Roman" w:hAnsi="Times New Roman" w:cs="Times New Roman"/>
        </w:rPr>
        <w:t>.</w:t>
      </w:r>
      <w:r w:rsidR="00AE42DE" w:rsidRPr="008500AF">
        <w:rPr>
          <w:rFonts w:ascii="Times New Roman" w:hAnsi="Times New Roman" w:cs="Times New Roman"/>
        </w:rPr>
        <w:t xml:space="preserve"> I also accounted for groups of people who </w:t>
      </w:r>
      <w:r w:rsidR="009712EB" w:rsidRPr="008500AF">
        <w:rPr>
          <w:rFonts w:ascii="Times New Roman" w:hAnsi="Times New Roman" w:cs="Times New Roman"/>
        </w:rPr>
        <w:t xml:space="preserve">are </w:t>
      </w:r>
      <w:r w:rsidR="00AE42DE" w:rsidRPr="008500AF">
        <w:rPr>
          <w:rFonts w:ascii="Times New Roman" w:hAnsi="Times New Roman" w:cs="Times New Roman"/>
        </w:rPr>
        <w:t>not affiliated with any major tribe</w:t>
      </w:r>
      <w:r w:rsidR="009712EB" w:rsidRPr="008500AF">
        <w:rPr>
          <w:rFonts w:ascii="Times New Roman" w:hAnsi="Times New Roman" w:cs="Times New Roman"/>
        </w:rPr>
        <w:t xml:space="preserve"> and</w:t>
      </w:r>
      <w:r w:rsidR="00AE42DE" w:rsidRPr="008500AF">
        <w:rPr>
          <w:rFonts w:ascii="Times New Roman" w:hAnsi="Times New Roman" w:cs="Times New Roman"/>
        </w:rPr>
        <w:t xml:space="preserve"> which </w:t>
      </w:r>
      <w:r w:rsidR="009712EB" w:rsidRPr="008500AF">
        <w:rPr>
          <w:rFonts w:ascii="Times New Roman" w:hAnsi="Times New Roman" w:cs="Times New Roman"/>
        </w:rPr>
        <w:t xml:space="preserve">are </w:t>
      </w:r>
      <w:r w:rsidR="00AE42DE" w:rsidRPr="008500AF">
        <w:rPr>
          <w:rFonts w:ascii="Times New Roman" w:hAnsi="Times New Roman" w:cs="Times New Roman"/>
        </w:rPr>
        <w:t>aligned with various ideologies in urban centers.</w:t>
      </w:r>
      <w:r w:rsidR="009712EB" w:rsidRPr="008500AF">
        <w:rPr>
          <w:rFonts w:ascii="Times New Roman" w:hAnsi="Times New Roman" w:cs="Times New Roman"/>
        </w:rPr>
        <w:t xml:space="preserve"> This process gave me a list of 128 </w:t>
      </w:r>
      <w:r w:rsidR="00404817" w:rsidRPr="008500AF">
        <w:rPr>
          <w:rFonts w:ascii="Times New Roman" w:hAnsi="Times New Roman" w:cs="Times New Roman"/>
        </w:rPr>
        <w:t>groups</w:t>
      </w:r>
      <w:r w:rsidR="009712EB" w:rsidRPr="008500AF">
        <w:rPr>
          <w:rFonts w:ascii="Times New Roman" w:hAnsi="Times New Roman" w:cs="Times New Roman"/>
        </w:rPr>
        <w:t xml:space="preserve">. </w:t>
      </w:r>
    </w:p>
    <w:p w14:paraId="2A12C28E" w14:textId="77777777" w:rsidR="00485584" w:rsidRPr="008500AF" w:rsidRDefault="009712E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Throughout the process of identifying the major </w:t>
      </w:r>
      <w:r w:rsidR="00822438">
        <w:rPr>
          <w:rFonts w:ascii="Times New Roman" w:hAnsi="Times New Roman" w:cs="Times New Roman"/>
        </w:rPr>
        <w:t>groups</w:t>
      </w:r>
      <w:r w:rsidR="00A86CD2" w:rsidRPr="008500AF">
        <w:rPr>
          <w:rFonts w:ascii="Times New Roman" w:hAnsi="Times New Roman" w:cs="Times New Roman"/>
        </w:rPr>
        <w:t xml:space="preserve">, it was also necessary to determine two </w:t>
      </w:r>
      <w:r w:rsidR="00DA221E">
        <w:rPr>
          <w:rFonts w:ascii="Times New Roman" w:hAnsi="Times New Roman" w:cs="Times New Roman"/>
        </w:rPr>
        <w:t>attributes</w:t>
      </w:r>
      <w:r w:rsidR="00A86CD2" w:rsidRPr="008500AF">
        <w:rPr>
          <w:rFonts w:ascii="Times New Roman" w:hAnsi="Times New Roman" w:cs="Times New Roman"/>
        </w:rPr>
        <w:t xml:space="preserve"> for the </w:t>
      </w:r>
      <w:r w:rsidR="00CE67CF" w:rsidRPr="008500AF">
        <w:rPr>
          <w:rFonts w:ascii="Times New Roman" w:hAnsi="Times New Roman" w:cs="Times New Roman"/>
        </w:rPr>
        <w:t>BSV</w:t>
      </w:r>
      <w:r w:rsidR="00A86CD2" w:rsidRPr="008500AF">
        <w:rPr>
          <w:rFonts w:ascii="Times New Roman" w:hAnsi="Times New Roman" w:cs="Times New Roman"/>
        </w:rPr>
        <w:t xml:space="preserve"> algorithm, preference and power. For preference, </w:t>
      </w:r>
      <w:r w:rsidR="006019FD" w:rsidRPr="008500AF">
        <w:rPr>
          <w:rFonts w:ascii="Times New Roman" w:hAnsi="Times New Roman" w:cs="Times New Roman"/>
        </w:rPr>
        <w:t>this was the group</w:t>
      </w:r>
      <w:r w:rsidR="00E96BE6" w:rsidRPr="008500AF">
        <w:rPr>
          <w:rFonts w:ascii="Times New Roman" w:hAnsi="Times New Roman" w:cs="Times New Roman"/>
        </w:rPr>
        <w:t>’</w:t>
      </w:r>
      <w:r w:rsidR="006019FD" w:rsidRPr="008500AF">
        <w:rPr>
          <w:rFonts w:ascii="Times New Roman" w:hAnsi="Times New Roman" w:cs="Times New Roman"/>
        </w:rPr>
        <w:t xml:space="preserve">s ideological affinity. This was assessed using the ubiquitous one dimensional political spectrum prevalent throughout modern </w:t>
      </w:r>
      <w:r w:rsidR="00E96BE6" w:rsidRPr="008500AF">
        <w:rPr>
          <w:rFonts w:ascii="Times New Roman" w:hAnsi="Times New Roman" w:cs="Times New Roman"/>
        </w:rPr>
        <w:t>politics</w:t>
      </w:r>
      <w:r w:rsidR="006019FD" w:rsidRPr="008500AF">
        <w:rPr>
          <w:rFonts w:ascii="Times New Roman" w:hAnsi="Times New Roman" w:cs="Times New Roman"/>
        </w:rPr>
        <w:t xml:space="preserve"> and dating back to the French revolution</w:t>
      </w:r>
      <w:r w:rsidR="00E96BE6" w:rsidRPr="008500AF">
        <w:rPr>
          <w:rFonts w:ascii="Times New Roman" w:hAnsi="Times New Roman" w:cs="Times New Roman"/>
        </w:rPr>
        <w:t xml:space="preserve"> </w:t>
      </w:r>
      <w:r w:rsidR="00E96BE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rPr>
        <w:fldChar w:fldCharType="separate"/>
      </w:r>
      <w:r w:rsidR="00B91BC4" w:rsidRPr="008500AF">
        <w:rPr>
          <w:rFonts w:ascii="Times New Roman" w:hAnsi="Times New Roman" w:cs="Times New Roman"/>
          <w:noProof/>
        </w:rPr>
        <w:t>(Ferris, 2011)</w:t>
      </w:r>
      <w:r w:rsidR="00E96BE6" w:rsidRPr="008500AF">
        <w:rPr>
          <w:rFonts w:ascii="Times New Roman" w:hAnsi="Times New Roman" w:cs="Times New Roman"/>
        </w:rPr>
        <w:fldChar w:fldCharType="end"/>
      </w:r>
      <w:r w:rsidR="006019FD" w:rsidRPr="008500AF">
        <w:rPr>
          <w:rFonts w:ascii="Times New Roman" w:hAnsi="Times New Roman" w:cs="Times New Roman"/>
        </w:rPr>
        <w:t>.</w:t>
      </w:r>
      <w:r w:rsidR="00E96BE6" w:rsidRPr="008500AF">
        <w:rPr>
          <w:rFonts w:ascii="Times New Roman" w:hAnsi="Times New Roman" w:cs="Times New Roman"/>
        </w:rPr>
        <w:t xml:space="preserve">  Ideological affinity was assessed on a 100 point scale ranging from 0.0 to 10.0.</w:t>
      </w:r>
      <w:r w:rsidR="00822438">
        <w:rPr>
          <w:rFonts w:ascii="Times New Roman" w:hAnsi="Times New Roman" w:cs="Times New Roman"/>
        </w:rPr>
        <w:t xml:space="preserve"> A value of  </w:t>
      </w:r>
      <w:r w:rsidR="00E96BE6" w:rsidRPr="008500AF">
        <w:rPr>
          <w:rFonts w:ascii="Times New Roman" w:hAnsi="Times New Roman" w:cs="Times New Roman"/>
        </w:rPr>
        <w:t xml:space="preserve">0.0 represents an ultra-nationalist who is secular and is concerned for the stability of Libya even if another dictator is in charge. </w:t>
      </w:r>
      <w:r w:rsidR="00822438">
        <w:rPr>
          <w:rFonts w:ascii="Times New Roman" w:hAnsi="Times New Roman" w:cs="Times New Roman"/>
        </w:rPr>
        <w:t xml:space="preserve">A value of </w:t>
      </w:r>
      <w:r w:rsidR="00E96BE6" w:rsidRPr="008500AF">
        <w:rPr>
          <w:rFonts w:ascii="Times New Roman" w:hAnsi="Times New Roman" w:cs="Times New Roman"/>
        </w:rPr>
        <w:t xml:space="preserve">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rPr>
        <w:t>re</w:t>
      </w:r>
      <w:r w:rsidR="00E96BE6" w:rsidRPr="008500AF">
        <w:rPr>
          <w:rFonts w:ascii="Times New Roman" w:hAnsi="Times New Roman" w:cs="Times New Roman"/>
        </w:rPr>
        <w:t xml:space="preserve">presentative of the various competing ideologies.  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w:t>
      </w:r>
      <w:r w:rsidR="00E96BE6" w:rsidRPr="008500AF">
        <w:rPr>
          <w:rFonts w:ascii="Times New Roman" w:hAnsi="Times New Roman" w:cs="Times New Roman"/>
        </w:rPr>
        <w:lastRenderedPageBreak/>
        <w:t>Saudi Arabia) had higher scores closer to 7 or 8. Islamic extremists, most closely associated with zealots such as Al-Qaeda or the Islamic State had scores at 9 and above</w:t>
      </w:r>
      <w:r w:rsidR="00485584" w:rsidRPr="008500AF">
        <w:rPr>
          <w:rFonts w:ascii="Times New Roman" w:hAnsi="Times New Roman" w:cs="Times New Roman"/>
        </w:rPr>
        <w:t>.</w:t>
      </w:r>
    </w:p>
    <w:p w14:paraId="2CBE7A02" w14:textId="77777777" w:rsidR="00D61DE8" w:rsidRPr="008500AF" w:rsidRDefault="00485584"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average of two </w:t>
      </w:r>
      <w:r w:rsidR="00822438">
        <w:rPr>
          <w:rFonts w:ascii="Times New Roman" w:hAnsi="Times New Roman" w:cs="Times New Roman"/>
        </w:rPr>
        <w:t xml:space="preserve">other </w:t>
      </w:r>
      <w:r w:rsidRPr="008500AF">
        <w:rPr>
          <w:rFonts w:ascii="Times New Roman" w:hAnsi="Times New Roman" w:cs="Times New Roman"/>
        </w:rPr>
        <w:t>variables, economic resources and military capability</w:t>
      </w:r>
      <w:r w:rsidR="00822438">
        <w:rPr>
          <w:rFonts w:ascii="Times New Roman" w:hAnsi="Times New Roman" w:cs="Times New Roman"/>
        </w:rPr>
        <w:t>,</w:t>
      </w:r>
      <w:r w:rsidRPr="008500AF">
        <w:rPr>
          <w:rFonts w:ascii="Times New Roman" w:hAnsi="Times New Roman" w:cs="Times New Roman"/>
        </w:rPr>
        <w:t xml:space="preserve"> was used to assess a group’s power. </w:t>
      </w:r>
      <w:r w:rsidR="00E6582F" w:rsidRPr="008500AF">
        <w:rPr>
          <w:rFonts w:ascii="Times New Roman" w:hAnsi="Times New Roman" w:cs="Times New Roman"/>
        </w:rPr>
        <w:t>The two variables were selected based o</w:t>
      </w:r>
      <w:r w:rsidR="0087269D" w:rsidRPr="008500AF">
        <w:rPr>
          <w:rFonts w:ascii="Times New Roman" w:hAnsi="Times New Roman" w:cs="Times New Roman"/>
        </w:rPr>
        <w:t xml:space="preserve">n research of political survival and civil war. Groups need economic resources to distribute public and private goods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(Bueno De Mesquita, Smith, Siverson, &amp; Morrow, 2003)</w:t>
      </w:r>
      <w:r w:rsidR="0087269D" w:rsidRPr="008500AF">
        <w:rPr>
          <w:rFonts w:ascii="Times New Roman" w:hAnsi="Times New Roman" w:cs="Times New Roman"/>
        </w:rPr>
        <w:fldChar w:fldCharType="end"/>
      </w:r>
      <w:r w:rsidR="0087269D" w:rsidRPr="008500AF">
        <w:rPr>
          <w:rFonts w:ascii="Times New Roman" w:hAnsi="Times New Roman" w:cs="Times New Roman"/>
        </w:rPr>
        <w:t xml:space="preserve"> and need a monopoly of force to maintain their power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(Weber &amp; Dreijmanis, 2008)</w:t>
      </w:r>
      <w:r w:rsidR="0087269D" w:rsidRPr="008500AF">
        <w:rPr>
          <w:rFonts w:ascii="Times New Roman" w:hAnsi="Times New Roman" w:cs="Times New Roman"/>
        </w:rPr>
        <w:fldChar w:fldCharType="end"/>
      </w:r>
      <w:r w:rsidR="0087269D" w:rsidRPr="008500AF">
        <w:rPr>
          <w:rFonts w:ascii="Times New Roman" w:hAnsi="Times New Roman" w:cs="Times New Roman"/>
        </w:rPr>
        <w:t>. E</w:t>
      </w:r>
      <w:r w:rsidRPr="008500AF">
        <w:rPr>
          <w:rFonts w:ascii="Times New Roman" w:hAnsi="Times New Roman" w:cs="Times New Roman"/>
        </w:rPr>
        <w:t xml:space="preserve">conomic resources </w:t>
      </w:r>
      <w:r w:rsidR="005B0F35" w:rsidRPr="008500AF">
        <w:rPr>
          <w:rFonts w:ascii="Times New Roman" w:hAnsi="Times New Roman" w:cs="Times New Roman"/>
        </w:rPr>
        <w:t>were</w:t>
      </w:r>
      <w:r w:rsidRPr="008500AF">
        <w:rPr>
          <w:rFonts w:ascii="Times New Roman" w:hAnsi="Times New Roman" w:cs="Times New Roman"/>
        </w:rPr>
        <w:t xml:space="preserve"> based on a group’s geographic location and assessed access to major revenue sources </w:t>
      </w:r>
      <w:r w:rsidR="00D61DE8" w:rsidRPr="008500AF">
        <w:rPr>
          <w:rFonts w:ascii="Times New Roman" w:hAnsi="Times New Roman" w:cs="Times New Roman"/>
        </w:rPr>
        <w:t>also on 100 point</w:t>
      </w:r>
      <w:r w:rsidRPr="008500AF">
        <w:rPr>
          <w:rFonts w:ascii="Times New Roman" w:hAnsi="Times New Roman" w:cs="Times New Roman"/>
        </w:rPr>
        <w:t xml:space="preserve"> scale from 0</w:t>
      </w:r>
      <w:r w:rsidR="00D61DE8" w:rsidRPr="008500AF">
        <w:rPr>
          <w:rFonts w:ascii="Times New Roman" w:hAnsi="Times New Roman" w:cs="Times New Roman"/>
        </w:rPr>
        <w:t>.0</w:t>
      </w:r>
      <w:r w:rsidRPr="008500AF">
        <w:rPr>
          <w:rFonts w:ascii="Times New Roman" w:hAnsi="Times New Roman" w:cs="Times New Roman"/>
        </w:rPr>
        <w:t xml:space="preserve"> to 10</w:t>
      </w:r>
      <w:r w:rsidR="00D61DE8" w:rsidRPr="008500AF">
        <w:rPr>
          <w:rFonts w:ascii="Times New Roman" w:hAnsi="Times New Roman" w:cs="Times New Roman"/>
        </w:rPr>
        <w:t>.0</w:t>
      </w:r>
      <w:r w:rsidRPr="008500AF">
        <w:rPr>
          <w:rFonts w:ascii="Times New Roman" w:hAnsi="Times New Roman" w:cs="Times New Roman"/>
        </w:rPr>
        <w:t xml:space="preserve">. Qaddafi had a large government which by some estimates employed up to 80% of the population (Elgazzar et al. 2015). Post-Qaddafi Libya has two major revenues sources, trade between 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14:paraId="225B6FF3" w14:textId="77777777" w:rsidR="00D61DE8"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For military capability, </w:t>
      </w:r>
      <w:r w:rsidR="00485584" w:rsidRPr="008500AF">
        <w:rPr>
          <w:rFonts w:ascii="Times New Roman" w:hAnsi="Times New Roman" w:cs="Times New Roman"/>
        </w:rPr>
        <w:t>I was unable to find detailed descriptions of different militia organizations</w:t>
      </w:r>
      <w:r w:rsidR="005B0F35" w:rsidRPr="008500AF">
        <w:rPr>
          <w:rFonts w:ascii="Times New Roman" w:hAnsi="Times New Roman" w:cs="Times New Roman"/>
        </w:rPr>
        <w:t>,</w:t>
      </w:r>
      <w:r w:rsidR="00485584" w:rsidRPr="008500AF">
        <w:rPr>
          <w:rFonts w:ascii="Times New Roman" w:hAnsi="Times New Roman" w:cs="Times New Roman"/>
        </w:rPr>
        <w:t xml:space="preserve"> military hardware (tanks, planes</w:t>
      </w:r>
      <w:r w:rsidRPr="008500AF">
        <w:rPr>
          <w:rFonts w:ascii="Times New Roman" w:hAnsi="Times New Roman" w:cs="Times New Roman"/>
        </w:rPr>
        <w:t>,</w:t>
      </w:r>
      <w:r w:rsidR="00485584" w:rsidRPr="008500AF">
        <w:rPr>
          <w:rFonts w:ascii="Times New Roman" w:hAnsi="Times New Roman" w:cs="Times New Roman"/>
        </w:rPr>
        <w:t xml:space="preserve"> etc</w:t>
      </w:r>
      <w:r w:rsidRPr="008500AF">
        <w:rPr>
          <w:rFonts w:ascii="Times New Roman" w:hAnsi="Times New Roman" w:cs="Times New Roman"/>
        </w:rPr>
        <w:t>.</w:t>
      </w:r>
      <w:r w:rsidR="00485584" w:rsidRPr="008500AF">
        <w:rPr>
          <w:rFonts w:ascii="Times New Roman" w:hAnsi="Times New Roman" w:cs="Times New Roman"/>
        </w:rPr>
        <w:t>) and leadership (ability to leverage these resources and command a following)</w:t>
      </w:r>
      <w:r w:rsidRPr="008500AF">
        <w:rPr>
          <w:rFonts w:ascii="Times New Roman" w:hAnsi="Times New Roman" w:cs="Times New Roman"/>
        </w:rPr>
        <w:t xml:space="preserve"> which would be used for a traditional military assessment</w:t>
      </w:r>
      <w:r w:rsidR="00485584" w:rsidRPr="008500AF">
        <w:rPr>
          <w:rFonts w:ascii="Times New Roman" w:hAnsi="Times New Roman" w:cs="Times New Roman"/>
        </w:rPr>
        <w:t xml:space="preserve">. </w:t>
      </w:r>
      <w:r w:rsidRPr="008500AF">
        <w:rPr>
          <w:rFonts w:ascii="Times New Roman" w:hAnsi="Times New Roman" w:cs="Times New Roman"/>
        </w:rPr>
        <w:t>Therefore, e</w:t>
      </w:r>
      <w:r w:rsidR="00485584" w:rsidRPr="008500AF">
        <w:rPr>
          <w:rFonts w:ascii="Times New Roman" w:hAnsi="Times New Roman" w:cs="Times New Roman"/>
        </w:rPr>
        <w:t xml:space="preserve">ach group’s military capability value was assessed based on demonstrated capability and known foreign support. For example, Egypt provided air support to LNA actions against extremists in Derna and generally appears to provide </w:t>
      </w:r>
      <w:r w:rsidR="00CE67CF" w:rsidRPr="008500AF">
        <w:rPr>
          <w:rFonts w:ascii="Times New Roman" w:hAnsi="Times New Roman" w:cs="Times New Roman"/>
        </w:rPr>
        <w:t xml:space="preserve">minor </w:t>
      </w:r>
      <w:r w:rsidR="00485584" w:rsidRPr="008500AF">
        <w:rPr>
          <w:rFonts w:ascii="Times New Roman" w:hAnsi="Times New Roman" w:cs="Times New Roman"/>
        </w:rPr>
        <w:t>military support to the LNA (“Egypt Launches Strikes in Libya after Minya Attack | Egypt News | Al Jazeera” 2017; “Khalifa Haftar Forces Capture Key Libya Oil Terminals | Libya News | Al Jazeera” 2017).</w:t>
      </w:r>
      <w:r w:rsidRPr="008500AF">
        <w:rPr>
          <w:rFonts w:ascii="Times New Roman" w:hAnsi="Times New Roman" w:cs="Times New Roman"/>
        </w:rPr>
        <w:t xml:space="preserve"> Military capability was also assessed on a similar 100 point scale. </w:t>
      </w:r>
    </w:p>
    <w:p w14:paraId="28E29339" w14:textId="77777777" w:rsidR="00074054"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complete listing of all tribes, their affinity, military capability and economic resources values are located </w:t>
      </w:r>
      <w:r w:rsidR="005B0F35" w:rsidRPr="008500AF">
        <w:rPr>
          <w:rFonts w:ascii="Times New Roman" w:hAnsi="Times New Roman" w:cs="Times New Roman"/>
        </w:rPr>
        <w:t xml:space="preserve">on my </w:t>
      </w:r>
      <w:r w:rsidR="00DA159C" w:rsidRPr="008500AF">
        <w:rPr>
          <w:rFonts w:ascii="Times New Roman" w:hAnsi="Times New Roman" w:cs="Times New Roman"/>
        </w:rPr>
        <w:t>GitHub</w:t>
      </w:r>
      <w:r w:rsidR="005B0F35" w:rsidRPr="008500AF">
        <w:rPr>
          <w:rFonts w:ascii="Times New Roman" w:hAnsi="Times New Roman" w:cs="Times New Roman"/>
        </w:rPr>
        <w:t xml:space="preserve"> page at </w:t>
      </w:r>
      <w:hyperlink r:id="rId18" w:history="1">
        <w:r w:rsidR="005B0F35" w:rsidRPr="008500AF">
          <w:rPr>
            <w:rStyle w:val="Hyperlink"/>
            <w:rFonts w:ascii="Times New Roman" w:hAnsi="Times New Roman" w:cs="Times New Roman"/>
          </w:rPr>
          <w:t>https://github.com/tpike3/Libya-CoalitionFormation</w:t>
        </w:r>
      </w:hyperlink>
      <w:r w:rsidRPr="008500AF">
        <w:rPr>
          <w:rFonts w:ascii="Times New Roman" w:hAnsi="Times New Roman" w:cs="Times New Roman"/>
        </w:rPr>
        <w:t xml:space="preserve">.  Due to the challenges of data these assessments can be subject to intense discussion. </w:t>
      </w:r>
      <w:r w:rsidR="00074054" w:rsidRPr="008500AF">
        <w:rPr>
          <w:rFonts w:ascii="Times New Roman" w:hAnsi="Times New Roman" w:cs="Times New Roman"/>
        </w:rPr>
        <w:t xml:space="preserve">This then becomes the critical point, </w:t>
      </w:r>
      <w:r w:rsidRPr="008500AF">
        <w:rPr>
          <w:rFonts w:ascii="Times New Roman" w:hAnsi="Times New Roman" w:cs="Times New Roman"/>
        </w:rPr>
        <w:t xml:space="preserve">analysts </w:t>
      </w:r>
      <w:r w:rsidR="005B0F35" w:rsidRPr="008500AF">
        <w:rPr>
          <w:rFonts w:ascii="Times New Roman" w:hAnsi="Times New Roman" w:cs="Times New Roman"/>
        </w:rPr>
        <w:t xml:space="preserve">regularly </w:t>
      </w:r>
      <w:r w:rsidRPr="008500AF">
        <w:rPr>
          <w:rFonts w:ascii="Times New Roman" w:hAnsi="Times New Roman" w:cs="Times New Roman"/>
        </w:rPr>
        <w:t xml:space="preserve">must make such assessments in data sparse environments. These assessments are </w:t>
      </w:r>
      <w:r w:rsidRPr="008500AF">
        <w:rPr>
          <w:rFonts w:ascii="Times New Roman" w:hAnsi="Times New Roman" w:cs="Times New Roman"/>
        </w:rPr>
        <w:lastRenderedPageBreak/>
        <w:t xml:space="preserve">an immense challenge and the focus of much analytic effort. </w:t>
      </w:r>
      <w:r w:rsidR="00074054" w:rsidRPr="008500AF">
        <w:rPr>
          <w:rFonts w:ascii="Times New Roman" w:hAnsi="Times New Roman" w:cs="Times New Roman"/>
        </w:rPr>
        <w:t>Computational tools</w:t>
      </w:r>
      <w:r w:rsidR="008B3650" w:rsidRPr="008500AF">
        <w:rPr>
          <w:rFonts w:ascii="Times New Roman" w:hAnsi="Times New Roman" w:cs="Times New Roman"/>
        </w:rPr>
        <w:t xml:space="preserve"> </w:t>
      </w:r>
      <w:r w:rsidR="00074054" w:rsidRPr="008500AF">
        <w:rPr>
          <w:rFonts w:ascii="Times New Roman" w:hAnsi="Times New Roman" w:cs="Times New Roman"/>
        </w:rPr>
        <w:t>can then help analysts test and explore their assessments</w:t>
      </w:r>
      <w:r w:rsidR="008B3650" w:rsidRPr="008500AF">
        <w:rPr>
          <w:rFonts w:ascii="Times New Roman" w:hAnsi="Times New Roman" w:cs="Times New Roman"/>
        </w:rPr>
        <w:t xml:space="preserve"> </w:t>
      </w:r>
      <w:r w:rsidR="00CE67CF" w:rsidRPr="008500AF">
        <w:rPr>
          <w:rFonts w:ascii="Times New Roman" w:hAnsi="Times New Roman" w:cs="Times New Roman"/>
        </w:rPr>
        <w:t>supported by</w:t>
      </w:r>
      <w:r w:rsidR="008B3650" w:rsidRPr="008500AF">
        <w:rPr>
          <w:rFonts w:ascii="Times New Roman" w:hAnsi="Times New Roman" w:cs="Times New Roman"/>
        </w:rPr>
        <w:t xml:space="preserve"> rigorous theories</w:t>
      </w:r>
      <w:r w:rsidR="00074054" w:rsidRPr="008500AF">
        <w:rPr>
          <w:rFonts w:ascii="Times New Roman" w:hAnsi="Times New Roman" w:cs="Times New Roman"/>
        </w:rPr>
        <w:t>.</w:t>
      </w:r>
    </w:p>
    <w:p w14:paraId="1736B24C" w14:textId="77777777" w:rsidR="009712EB" w:rsidRPr="008500AF" w:rsidRDefault="00080CB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The Libya Model</w:t>
      </w:r>
    </w:p>
    <w:p w14:paraId="2862D71E" w14:textId="77777777" w:rsidR="00880376"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computational model has five steps</w:t>
      </w:r>
      <w:r w:rsidR="006E1506" w:rsidRPr="008500AF">
        <w:rPr>
          <w:rFonts w:ascii="Times New Roman" w:hAnsi="Times New Roman" w:cs="Times New Roman"/>
        </w:rPr>
        <w:t>:</w:t>
      </w:r>
      <w:r w:rsidR="00AC2FDF" w:rsidRPr="008500AF">
        <w:rPr>
          <w:rFonts w:ascii="Times New Roman" w:hAnsi="Times New Roman" w:cs="Times New Roman"/>
        </w:rPr>
        <w:t xml:space="preserve"> </w:t>
      </w:r>
      <w:r w:rsidR="006E1506" w:rsidRPr="008500AF">
        <w:rPr>
          <w:rFonts w:ascii="Times New Roman" w:hAnsi="Times New Roman" w:cs="Times New Roman"/>
        </w:rPr>
        <w:t xml:space="preserve">(1) Agent Instantiation, (2) Coalition Formation, (3) New Agent Formation, (4) Check Coalition, (5) Output (Figure 3). </w:t>
      </w:r>
      <w:r w:rsidRPr="008500AF">
        <w:rPr>
          <w:rFonts w:ascii="Times New Roman" w:hAnsi="Times New Roman" w:cs="Times New Roman"/>
        </w:rPr>
        <w:t xml:space="preserve"> </w:t>
      </w:r>
    </w:p>
    <w:p w14:paraId="72E354A4" w14:textId="77777777" w:rsidR="00822438" w:rsidRDefault="00822438" w:rsidP="00822438">
      <w:pPr>
        <w:suppressAutoHyphens/>
        <w:spacing w:line="480" w:lineRule="auto"/>
        <w:rPr>
          <w:rFonts w:ascii="Times New Roman" w:hAnsi="Times New Roman" w:cs="Times New Roman"/>
        </w:rPr>
      </w:pPr>
      <w:r w:rsidRPr="008500AF">
        <w:rPr>
          <w:rFonts w:ascii="Times New Roman" w:hAnsi="Times New Roman" w:cs="Times New Roman"/>
          <w:noProof/>
        </w:rPr>
        <w:drawing>
          <wp:inline distT="0" distB="0" distL="0" distR="0" wp14:anchorId="3B702F92" wp14:editId="59DDC2A3">
            <wp:extent cx="5943600" cy="498302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9"/>
                    <a:stretch>
                      <a:fillRect/>
                    </a:stretch>
                  </pic:blipFill>
                  <pic:spPr>
                    <a:xfrm>
                      <a:off x="0" y="0"/>
                      <a:ext cx="5943600" cy="4983024"/>
                    </a:xfrm>
                    <a:prstGeom prst="rect">
                      <a:avLst/>
                    </a:prstGeom>
                  </pic:spPr>
                </pic:pic>
              </a:graphicData>
            </a:graphic>
          </wp:inline>
        </w:drawing>
      </w:r>
    </w:p>
    <w:p w14:paraId="16330101" w14:textId="77777777" w:rsidR="00822438" w:rsidRPr="008500AF" w:rsidRDefault="00822438" w:rsidP="00822438">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b/>
        </w:rPr>
        <w:t>Figure 3</w:t>
      </w:r>
      <w:r w:rsidRPr="008500AF">
        <w:rPr>
          <w:rFonts w:ascii="Times New Roman" w:hAnsi="Times New Roman" w:cs="Times New Roman"/>
        </w:rPr>
        <w:t>: Flow Diagram of Computational Model</w:t>
      </w:r>
    </w:p>
    <w:p w14:paraId="3DBA4CB8" w14:textId="77777777" w:rsidR="00822438" w:rsidRPr="008500AF" w:rsidRDefault="00822438" w:rsidP="00822438">
      <w:pPr>
        <w:suppressAutoHyphens/>
        <w:spacing w:line="480" w:lineRule="auto"/>
        <w:ind w:firstLine="360"/>
        <w:jc w:val="center"/>
        <w:rPr>
          <w:rFonts w:ascii="Times New Roman" w:hAnsi="Times New Roman" w:cs="Times New Roman"/>
        </w:rPr>
      </w:pPr>
    </w:p>
    <w:p w14:paraId="2F1E0204" w14:textId="77777777" w:rsidR="006D44FE" w:rsidRPr="008500AF" w:rsidRDefault="006D44FE"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Agent Instantiation</w:t>
      </w:r>
    </w:p>
    <w:p w14:paraId="2D401EC2" w14:textId="77777777" w:rsidR="006D44FE" w:rsidRPr="008500AF" w:rsidRDefault="006D44F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first step reads each group from a </w:t>
      </w:r>
      <w:r w:rsidR="00822438">
        <w:rPr>
          <w:rFonts w:ascii="Times New Roman" w:hAnsi="Times New Roman" w:cs="Times New Roman"/>
        </w:rPr>
        <w:t>data file</w:t>
      </w:r>
      <w:r w:rsidRPr="008500AF">
        <w:rPr>
          <w:rFonts w:ascii="Times New Roman" w:hAnsi="Times New Roman" w:cs="Times New Roman"/>
        </w:rPr>
        <w:t xml:space="preserve"> and instantiates them as an agent object with the preference and power attributes. Each affinity value is normalized over the range of inputs and stored as </w:t>
      </w:r>
      <w:r w:rsidRPr="008500AF">
        <w:rPr>
          <w:rFonts w:ascii="Times New Roman" w:hAnsi="Times New Roman" w:cs="Times New Roman"/>
        </w:rPr>
        <w:lastRenderedPageBreak/>
        <w:t xml:space="preserve">the agents original preference value. The military capability and economic resource value are normalized over the range of inputs and then averaged together to form the power value. </w:t>
      </w:r>
    </w:p>
    <w:p w14:paraId="0FE8C103" w14:textId="77777777" w:rsidR="00CA7CA1" w:rsidRPr="008500AF" w:rsidRDefault="00CA7CA1"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 xml:space="preserve">Coalition Formation </w:t>
      </w:r>
    </w:p>
    <w:p w14:paraId="6F413CF8" w14:textId="77777777" w:rsidR="00CA7CA1" w:rsidRPr="008500AF" w:rsidRDefault="00CA7CA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two of the model is to form coalitions. </w:t>
      </w:r>
      <w:r w:rsidR="00F62D56" w:rsidRPr="00F62D56">
        <w:rPr>
          <w:rFonts w:ascii="Times New Roman" w:hAnsi="Times New Roman" w:cs="Times New Roman"/>
        </w:rPr>
        <w:t xml:space="preserve">To do this, each pair of agents (A, B) has </w:t>
      </w:r>
      <w:r w:rsidR="00F62D56">
        <w:rPr>
          <w:rFonts w:ascii="Times New Roman" w:hAnsi="Times New Roman" w:cs="Times New Roman"/>
        </w:rPr>
        <w:t>an</w:t>
      </w:r>
      <w:r w:rsidR="00F62D56" w:rsidRPr="00F62D56">
        <w:rPr>
          <w:rFonts w:ascii="Times New Roman" w:hAnsi="Times New Roman" w:cs="Times New Roman"/>
        </w:rPr>
        <w:t xml:space="preserve"> </w:t>
      </w:r>
      <w:r w:rsidR="00F62D56">
        <w:rPr>
          <w:rFonts w:ascii="Times New Roman" w:hAnsi="Times New Roman" w:cs="Times New Roman"/>
        </w:rPr>
        <w:t>ex</w:t>
      </w:r>
      <w:r w:rsidR="00F62D56" w:rsidRPr="00F62D56">
        <w:rPr>
          <w:rFonts w:ascii="Times New Roman" w:hAnsi="Times New Roman" w:cs="Times New Roman"/>
        </w:rPr>
        <w:t>pected utility for forming an alliance</w:t>
      </w:r>
      <w:r w:rsidR="00F62D56">
        <w:rPr>
          <w:rFonts w:ascii="Times New Roman" w:hAnsi="Times New Roman" w:cs="Times New Roman"/>
        </w:rPr>
        <w:t>.</w:t>
      </w:r>
      <w:r w:rsidRPr="008500AF">
        <w:rPr>
          <w:rFonts w:ascii="Times New Roman" w:hAnsi="Times New Roman" w:cs="Times New Roman"/>
        </w:rPr>
        <w:t xml:space="preserve"> The expected utility is calculated: </w:t>
      </w:r>
    </w:p>
    <w:p w14:paraId="34CCEEBB" w14:textId="77777777" w:rsidR="00CA7CA1" w:rsidRPr="008500AF" w:rsidRDefault="00CA7CA1"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)*ε*(1-</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affinity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affinity</m:t>
                </m:r>
              </m:sub>
            </m:sSub>
          </m:e>
        </m:d>
        <m:r>
          <w:rPr>
            <w:rFonts w:ascii="Cambria Math" w:hAnsi="Cambria Math" w:cs="Times New Roman"/>
          </w:rPr>
          <m:t>)</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(1)</w:t>
      </w:r>
    </w:p>
    <w:p w14:paraId="34EF407E" w14:textId="77777777" w:rsidR="00880376"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ε is the marginal effectiveness parameter and v(AB) is the expected utility of the relationship (Abdollahian, Zinig, and Nelson 2013). The expected utility is then used to calculate the </w:t>
      </w:r>
      <w:r w:rsidR="00CE67CF" w:rsidRPr="008500AF">
        <w:rPr>
          <w:rFonts w:ascii="Times New Roman" w:hAnsi="Times New Roman" w:cs="Times New Roman"/>
        </w:rPr>
        <w:t>BSV of the agent:</w:t>
      </w:r>
      <w:r w:rsidR="00C43C79" w:rsidRPr="008500AF">
        <w:rPr>
          <w:rFonts w:ascii="Times New Roman" w:hAnsi="Times New Roman" w:cs="Times New Roman"/>
        </w:rPr>
        <w:t xml:space="preserve"> </w:t>
      </w:r>
      <w:r w:rsidRPr="008500AF">
        <w:rPr>
          <w:rFonts w:ascii="Times New Roman" w:hAnsi="Times New Roman" w:cs="Times New Roman"/>
        </w:rPr>
        <w:t xml:space="preserve"> </w:t>
      </w:r>
    </w:p>
    <w:p w14:paraId="598A0354" w14:textId="77777777" w:rsidR="00C43C79"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r>
          <w:rPr>
            <w:rFonts w:ascii="Cambria Math" w:hAnsi="Cambria Math" w:cs="Times New Roman"/>
          </w:rPr>
          <m:t>BSV</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oMath>
      <w:r w:rsidR="00C43C79" w:rsidRPr="008500AF">
        <w:rPr>
          <w:rFonts w:ascii="Times New Roman" w:hAnsi="Times New Roman" w:cs="Times New Roman"/>
        </w:rPr>
        <w:t>)</w:t>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(2)</w:t>
      </w:r>
    </w:p>
    <w:p w14:paraId="1EAE9A64" w14:textId="77777777" w:rsidR="00C43C7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BSV(A) is the bilateral Shapley value for </w:t>
      </w:r>
      <w:r w:rsidR="00C43C79" w:rsidRPr="008500AF">
        <w:rPr>
          <w:rFonts w:ascii="Times New Roman" w:hAnsi="Times New Roman" w:cs="Times New Roman"/>
        </w:rPr>
        <w:t>agent</w:t>
      </w:r>
      <w:r w:rsidR="005B0F35" w:rsidRPr="008500AF">
        <w:rPr>
          <w:rFonts w:ascii="Times New Roman" w:hAnsi="Times New Roman" w:cs="Times New Roman"/>
        </w:rPr>
        <w:t xml:space="preserve"> A</w:t>
      </w:r>
      <w:r w:rsidRPr="008500AF">
        <w:rPr>
          <w:rFonts w:ascii="Times New Roman" w:hAnsi="Times New Roman" w:cs="Times New Roman"/>
        </w:rPr>
        <w:t xml:space="preserve">. If the BSV for both </w:t>
      </w:r>
      <w:r w:rsidR="005B0F35" w:rsidRPr="008500AF">
        <w:rPr>
          <w:rFonts w:ascii="Times New Roman" w:hAnsi="Times New Roman" w:cs="Times New Roman"/>
        </w:rPr>
        <w:t>agents</w:t>
      </w:r>
      <w:r w:rsidRPr="008500AF">
        <w:rPr>
          <w:rFonts w:ascii="Times New Roman" w:hAnsi="Times New Roman" w:cs="Times New Roman"/>
        </w:rPr>
        <w:t xml:space="preserve"> is higher than their own power value then the BSV is stored as a potential coalition. After all potential coalitions are assessed then each agent is paired with the best poss</w:t>
      </w:r>
      <w:r w:rsidR="00C43C79" w:rsidRPr="008500AF">
        <w:rPr>
          <w:rFonts w:ascii="Times New Roman" w:hAnsi="Times New Roman" w:cs="Times New Roman"/>
        </w:rPr>
        <w:t xml:space="preserve">ible coalition and a new agent </w:t>
      </w:r>
      <w:r w:rsidRPr="008500AF">
        <w:rPr>
          <w:rFonts w:ascii="Times New Roman" w:hAnsi="Times New Roman" w:cs="Times New Roman"/>
        </w:rPr>
        <w:t>is formed (Ketchpel 1995).</w:t>
      </w:r>
    </w:p>
    <w:p w14:paraId="2B659EE2" w14:textId="77777777" w:rsidR="00C43C79" w:rsidRPr="008500AF" w:rsidRDefault="00C43C79"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New Agent Formation</w:t>
      </w:r>
    </w:p>
    <w:p w14:paraId="748D128C" w14:textId="77777777" w:rsidR="00880376" w:rsidRPr="008500AF"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three forms a new agent </w:t>
      </w:r>
      <w:r w:rsidR="00C43C79" w:rsidRPr="008500AF">
        <w:rPr>
          <w:rFonts w:ascii="Times New Roman" w:hAnsi="Times New Roman" w:cs="Times New Roman"/>
        </w:rPr>
        <w:t>based on the pairwise coalition formation</w:t>
      </w:r>
      <w:r w:rsidRPr="008500AF">
        <w:rPr>
          <w:rFonts w:ascii="Times New Roman" w:hAnsi="Times New Roman" w:cs="Times New Roman"/>
        </w:rPr>
        <w:t xml:space="preserve">. </w:t>
      </w:r>
      <w:r w:rsidR="00C43C79" w:rsidRPr="008500AF">
        <w:rPr>
          <w:rFonts w:ascii="Times New Roman" w:hAnsi="Times New Roman" w:cs="Times New Roman"/>
        </w:rPr>
        <w:t xml:space="preserve">This requires calculating the </w:t>
      </w:r>
      <w:r w:rsidR="00D42162" w:rsidRPr="008500AF">
        <w:rPr>
          <w:rFonts w:ascii="Times New Roman" w:hAnsi="Times New Roman" w:cs="Times New Roman"/>
        </w:rPr>
        <w:t xml:space="preserve">new </w:t>
      </w:r>
      <w:r w:rsidR="00C43C79" w:rsidRPr="008500AF">
        <w:rPr>
          <w:rFonts w:ascii="Times New Roman" w:hAnsi="Times New Roman" w:cs="Times New Roman"/>
        </w:rPr>
        <w:t>agent</w:t>
      </w:r>
      <w:r w:rsidR="00D42162" w:rsidRPr="008500AF">
        <w:rPr>
          <w:rFonts w:ascii="Times New Roman" w:hAnsi="Times New Roman" w:cs="Times New Roman"/>
        </w:rPr>
        <w:t>s</w:t>
      </w:r>
      <w:r w:rsidR="00C43C79" w:rsidRPr="008500AF">
        <w:rPr>
          <w:rFonts w:ascii="Times New Roman" w:hAnsi="Times New Roman" w:cs="Times New Roman"/>
        </w:rPr>
        <w:t xml:space="preserve"> power and preference attributes. </w:t>
      </w:r>
      <w:r w:rsidRPr="008500AF">
        <w:rPr>
          <w:rFonts w:ascii="Times New Roman" w:hAnsi="Times New Roman" w:cs="Times New Roman"/>
        </w:rPr>
        <w:t xml:space="preserve">The new agent </w:t>
      </w:r>
      <w:r w:rsidR="00C43C79" w:rsidRPr="008500AF">
        <w:rPr>
          <w:rFonts w:ascii="Times New Roman" w:hAnsi="Times New Roman" w:cs="Times New Roman"/>
        </w:rPr>
        <w:t>preference</w:t>
      </w:r>
      <w:r w:rsidRPr="008500AF">
        <w:rPr>
          <w:rFonts w:ascii="Times New Roman" w:hAnsi="Times New Roman" w:cs="Times New Roman"/>
        </w:rPr>
        <w:t xml:space="preserve"> is calculated</w:t>
      </w:r>
      <w:r w:rsidR="00C43C79" w:rsidRPr="008500AF">
        <w:rPr>
          <w:rFonts w:ascii="Times New Roman" w:hAnsi="Times New Roman" w:cs="Times New Roman"/>
        </w:rPr>
        <w:t xml:space="preserve">: </w:t>
      </w:r>
    </w:p>
    <w:p w14:paraId="630D8BE1" w14:textId="77777777" w:rsidR="003C245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den>
        </m:f>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(3)</w:t>
      </w:r>
    </w:p>
    <w:p w14:paraId="19BC1CDE"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is the new agent which has formed. </w:t>
      </w:r>
      <w:r w:rsidR="005B0F35" w:rsidRPr="008500AF">
        <w:rPr>
          <w:rFonts w:ascii="Times New Roman" w:hAnsi="Times New Roman" w:cs="Times New Roman"/>
        </w:rPr>
        <w:t>J</w:t>
      </w:r>
      <w:r w:rsidR="00BF6915" w:rsidRPr="008500AF">
        <w:rPr>
          <w:rFonts w:ascii="Times New Roman" w:hAnsi="Times New Roman" w:cs="Times New Roman"/>
        </w:rPr>
        <w:t>oining a</w:t>
      </w:r>
      <w:r w:rsidRPr="008500AF">
        <w:rPr>
          <w:rFonts w:ascii="Times New Roman" w:hAnsi="Times New Roman" w:cs="Times New Roman"/>
        </w:rPr>
        <w:t xml:space="preserve"> coalition influences the </w:t>
      </w:r>
      <w:r w:rsidR="00834AA7" w:rsidRPr="008500AF">
        <w:rPr>
          <w:rFonts w:ascii="Times New Roman" w:hAnsi="Times New Roman" w:cs="Times New Roman"/>
        </w:rPr>
        <w:t>preference</w:t>
      </w:r>
      <w:r w:rsidRPr="008500AF">
        <w:rPr>
          <w:rFonts w:ascii="Times New Roman" w:hAnsi="Times New Roman" w:cs="Times New Roman"/>
        </w:rPr>
        <w:t xml:space="preserve"> value of its component parts </w:t>
      </w:r>
      <w:r w:rsidR="00834AA7" w:rsidRPr="008500AF">
        <w:rPr>
          <w:rFonts w:ascii="Times New Roman" w:hAnsi="Times New Roman" w:cs="Times New Roman"/>
        </w:rPr>
        <w:t>based on the compromise paramete</w:t>
      </w:r>
      <w:r w:rsidR="00DA221E">
        <w:rPr>
          <w:rFonts w:ascii="Times New Roman" w:hAnsi="Times New Roman" w:cs="Times New Roman"/>
        </w:rPr>
        <w:t>r</w:t>
      </w:r>
      <w:r w:rsidRPr="008500AF">
        <w:rPr>
          <w:rFonts w:ascii="Times New Roman" w:hAnsi="Times New Roman" w:cs="Times New Roman"/>
        </w:rPr>
        <w:t xml:space="preserve">. </w:t>
      </w:r>
      <w:r w:rsidR="00834AA7" w:rsidRPr="008500AF">
        <w:rPr>
          <w:rFonts w:ascii="Times New Roman" w:hAnsi="Times New Roman" w:cs="Times New Roman"/>
        </w:rPr>
        <w:t xml:space="preserve">The preference of the agents component agents </w:t>
      </w:r>
      <w:r w:rsidR="00E4560F" w:rsidRPr="008500AF">
        <w:rPr>
          <w:rFonts w:ascii="Times New Roman" w:hAnsi="Times New Roman" w:cs="Times New Roman"/>
        </w:rPr>
        <w:t>is updated by:</w:t>
      </w:r>
      <w:r w:rsidRPr="008500AF">
        <w:rPr>
          <w:rFonts w:ascii="Times New Roman" w:hAnsi="Times New Roman" w:cs="Times New Roman"/>
        </w:rPr>
        <w:t xml:space="preserve"> </w:t>
      </w:r>
    </w:p>
    <w:p w14:paraId="60AC3A3A" w14:textId="77777777" w:rsidR="00E4560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 xml:space="preserve">* γ </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(4)</w:t>
      </w:r>
    </w:p>
    <w:p w14:paraId="4A42AB25"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Where γ is the inputted compromise parameter determining how much of an affect the new coalition has the group’s affinity values . The new power of this group is</w:t>
      </w:r>
      <w:r w:rsidR="00ED32F9" w:rsidRPr="008500AF">
        <w:rPr>
          <w:rFonts w:ascii="Times New Roman" w:hAnsi="Times New Roman" w:cs="Times New Roman"/>
        </w:rPr>
        <w:t>:</w:t>
      </w:r>
    </w:p>
    <w:p w14:paraId="7AAC8FBE" w14:textId="77777777" w:rsidR="00BF6915"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lastRenderedPageBreak/>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power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(5)</w:t>
      </w:r>
    </w:p>
    <w:p w14:paraId="49135C0A" w14:textId="77777777" w:rsidR="00822B8E"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represents the new agent’s power and ε represents the marginal effectiveness parameter. After the new agents form, steps two and three repeat themselves until no new coalitions are formed. </w:t>
      </w:r>
    </w:p>
    <w:p w14:paraId="06BEDAC1" w14:textId="77777777" w:rsidR="00ED32F9" w:rsidRPr="008500AF" w:rsidRDefault="00ED32F9"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Check Coalition</w:t>
      </w:r>
    </w:p>
    <w:p w14:paraId="62DADFE6" w14:textId="77777777" w:rsidR="00880376" w:rsidRPr="008500AF" w:rsidRDefault="00ED32F9"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In</w:t>
      </w:r>
      <w:r w:rsidR="00880376" w:rsidRPr="008500AF">
        <w:rPr>
          <w:rFonts w:ascii="Times New Roman" w:hAnsi="Times New Roman" w:cs="Times New Roman"/>
        </w:rPr>
        <w:t xml:space="preserve"> step four each group in the coalition assesses whether they should remain</w:t>
      </w:r>
      <w:r w:rsidRPr="008500AF">
        <w:rPr>
          <w:rFonts w:ascii="Times New Roman" w:hAnsi="Times New Roman" w:cs="Times New Roman"/>
        </w:rPr>
        <w:t xml:space="preserve"> based on the coalition agent’s changing preference and power values as it formed coalitions with more agents</w:t>
      </w:r>
      <w:r w:rsidR="00880376" w:rsidRPr="008500AF">
        <w:rPr>
          <w:rFonts w:ascii="Times New Roman" w:hAnsi="Times New Roman" w:cs="Times New Roman"/>
        </w:rPr>
        <w:t xml:space="preserve">. Each </w:t>
      </w:r>
      <w:r w:rsidRPr="008500AF">
        <w:rPr>
          <w:rFonts w:ascii="Times New Roman" w:hAnsi="Times New Roman" w:cs="Times New Roman"/>
        </w:rPr>
        <w:t>agent in the coalition</w:t>
      </w:r>
      <w:r w:rsidR="00880376" w:rsidRPr="008500AF">
        <w:rPr>
          <w:rFonts w:ascii="Times New Roman" w:hAnsi="Times New Roman" w:cs="Times New Roman"/>
        </w:rPr>
        <w:t xml:space="preserve"> and the coalition </w:t>
      </w:r>
      <w:r w:rsidRPr="008500AF">
        <w:rPr>
          <w:rFonts w:ascii="Times New Roman" w:hAnsi="Times New Roman" w:cs="Times New Roman"/>
        </w:rPr>
        <w:t xml:space="preserve">as an agent </w:t>
      </w:r>
      <w:r w:rsidR="00880376" w:rsidRPr="008500AF">
        <w:rPr>
          <w:rFonts w:ascii="Times New Roman" w:hAnsi="Times New Roman" w:cs="Times New Roman"/>
        </w:rPr>
        <w:t xml:space="preserve">computes </w:t>
      </w:r>
      <w:r w:rsidR="006234FA" w:rsidRPr="008500AF">
        <w:rPr>
          <w:rFonts w:ascii="Times New Roman" w:hAnsi="Times New Roman" w:cs="Times New Roman"/>
        </w:rPr>
        <w:t xml:space="preserve">(1) </w:t>
      </w:r>
      <w:r w:rsidR="00880376" w:rsidRPr="008500AF">
        <w:rPr>
          <w:rFonts w:ascii="Times New Roman" w:hAnsi="Times New Roman" w:cs="Times New Roman"/>
        </w:rPr>
        <w:t xml:space="preserve">their </w:t>
      </w:r>
      <w:r w:rsidRPr="008500AF">
        <w:rPr>
          <w:rFonts w:ascii="Times New Roman" w:hAnsi="Times New Roman" w:cs="Times New Roman"/>
        </w:rPr>
        <w:t xml:space="preserve">expected utility </w:t>
      </w:r>
      <w:r w:rsidR="005B0F35" w:rsidRPr="008500AF">
        <w:rPr>
          <w:rFonts w:ascii="Times New Roman" w:hAnsi="Times New Roman" w:cs="Times New Roman"/>
        </w:rPr>
        <w:t>and</w:t>
      </w:r>
      <w:r w:rsidR="00880376" w:rsidRPr="008500AF">
        <w:rPr>
          <w:rFonts w:ascii="Times New Roman" w:hAnsi="Times New Roman" w:cs="Times New Roman"/>
        </w:rPr>
        <w:t xml:space="preserve"> </w:t>
      </w:r>
      <w:r w:rsidR="006234FA" w:rsidRPr="008500AF">
        <w:rPr>
          <w:rFonts w:ascii="Times New Roman" w:hAnsi="Times New Roman" w:cs="Times New Roman"/>
        </w:rPr>
        <w:t xml:space="preserve">(2) </w:t>
      </w:r>
      <w:r w:rsidR="00880376" w:rsidRPr="008500AF">
        <w:rPr>
          <w:rFonts w:ascii="Times New Roman" w:hAnsi="Times New Roman" w:cs="Times New Roman"/>
        </w:rPr>
        <w:t xml:space="preserve">their respective </w:t>
      </w:r>
      <w:r w:rsidR="00511E3F" w:rsidRPr="008500AF">
        <w:rPr>
          <w:rFonts w:ascii="Times New Roman" w:hAnsi="Times New Roman" w:cs="Times New Roman"/>
        </w:rPr>
        <w:t>BSV</w:t>
      </w:r>
      <w:r w:rsidR="00880376" w:rsidRPr="008500AF">
        <w:rPr>
          <w:rFonts w:ascii="Times New Roman" w:hAnsi="Times New Roman" w:cs="Times New Roman"/>
        </w:rPr>
        <w:t>. If the BSV for the group is higher in the coalition than without it then the group remains. Otherwise, the group removes itself from the coalition and two new agents are formed. The coalition without the group and the group as a</w:t>
      </w:r>
      <w:r w:rsidR="00450B76" w:rsidRPr="008500AF">
        <w:rPr>
          <w:rFonts w:ascii="Times New Roman" w:hAnsi="Times New Roman" w:cs="Times New Roman"/>
        </w:rPr>
        <w:t>n</w:t>
      </w:r>
      <w:r w:rsidR="00880376" w:rsidRPr="008500AF">
        <w:rPr>
          <w:rFonts w:ascii="Times New Roman" w:hAnsi="Times New Roman" w:cs="Times New Roman"/>
        </w:rPr>
        <w:t xml:space="preserve"> agent. </w:t>
      </w:r>
      <w:r w:rsidR="00511E3F" w:rsidRPr="008500AF">
        <w:rPr>
          <w:rFonts w:ascii="Times New Roman" w:hAnsi="Times New Roman" w:cs="Times New Roman"/>
        </w:rPr>
        <w:t>The preference and power of the coalition agent is recalculated</w:t>
      </w:r>
      <w:r w:rsidR="00450B76" w:rsidRPr="008500AF">
        <w:rPr>
          <w:rFonts w:ascii="Times New Roman" w:hAnsi="Times New Roman" w:cs="Times New Roman"/>
        </w:rPr>
        <w:t xml:space="preserve"> using equations</w:t>
      </w:r>
      <w:r w:rsidR="00511E3F" w:rsidRPr="008500AF">
        <w:rPr>
          <w:rFonts w:ascii="Times New Roman" w:hAnsi="Times New Roman" w:cs="Times New Roman"/>
        </w:rPr>
        <w:t xml:space="preserve"> (3) </w:t>
      </w:r>
      <w:r w:rsidR="00450B76" w:rsidRPr="008500AF">
        <w:rPr>
          <w:rFonts w:ascii="Times New Roman" w:hAnsi="Times New Roman" w:cs="Times New Roman"/>
        </w:rPr>
        <w:t xml:space="preserve">and </w:t>
      </w:r>
      <w:r w:rsidR="00511E3F" w:rsidRPr="008500AF">
        <w:rPr>
          <w:rFonts w:ascii="Times New Roman" w:hAnsi="Times New Roman" w:cs="Times New Roman"/>
        </w:rPr>
        <w:t xml:space="preserve">(5), while the power of the departing agent reverts to the original input.  </w:t>
      </w:r>
      <w:r w:rsidR="002242FA" w:rsidRPr="008500AF">
        <w:rPr>
          <w:rFonts w:ascii="Times New Roman" w:hAnsi="Times New Roman" w:cs="Times New Roman"/>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rPr>
        <w:t xml:space="preserve"> </w:t>
      </w:r>
      <w:r w:rsidR="00263534"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rPr>
        <w:fldChar w:fldCharType="separate"/>
      </w:r>
      <w:r w:rsidR="00B91BC4" w:rsidRPr="008500AF">
        <w:rPr>
          <w:rFonts w:ascii="Times New Roman" w:hAnsi="Times New Roman" w:cs="Times New Roman"/>
          <w:noProof/>
        </w:rPr>
        <w:t>(Malamud-Goti, 1996)</w:t>
      </w:r>
      <w:r w:rsidR="00263534" w:rsidRPr="008500AF">
        <w:rPr>
          <w:rFonts w:ascii="Times New Roman" w:hAnsi="Times New Roman" w:cs="Times New Roman"/>
        </w:rPr>
        <w:fldChar w:fldCharType="end"/>
      </w:r>
      <w:r w:rsidR="00263534" w:rsidRPr="008500AF">
        <w:rPr>
          <w:rFonts w:ascii="Times New Roman" w:hAnsi="Times New Roman" w:cs="Times New Roman"/>
        </w:rPr>
        <w:t>.</w:t>
      </w:r>
    </w:p>
    <w:p w14:paraId="01CC66D5" w14:textId="77777777" w:rsidR="00511E3F" w:rsidRPr="008500AF" w:rsidRDefault="00511E3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Output</w:t>
      </w:r>
    </w:p>
    <w:p w14:paraId="1991988D" w14:textId="77777777" w:rsidR="00511E3F" w:rsidRPr="008500AF" w:rsidRDefault="00511E3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After this final step the model then saves </w:t>
      </w:r>
      <w:r w:rsidR="00822438">
        <w:rPr>
          <w:rFonts w:ascii="Times New Roman" w:hAnsi="Times New Roman" w:cs="Times New Roman"/>
        </w:rPr>
        <w:t>a data</w:t>
      </w:r>
      <w:r w:rsidRPr="008500AF">
        <w:rPr>
          <w:rFonts w:ascii="Times New Roman" w:hAnsi="Times New Roman" w:cs="Times New Roman"/>
        </w:rPr>
        <w:t xml:space="preserve"> file with all the coalition agents, their power and preference values </w:t>
      </w:r>
      <w:r w:rsidR="00263534" w:rsidRPr="008500AF">
        <w:rPr>
          <w:rFonts w:ascii="Times New Roman" w:hAnsi="Times New Roman" w:cs="Times New Roman"/>
        </w:rPr>
        <w:t xml:space="preserve">as well as </w:t>
      </w:r>
      <w:r w:rsidRPr="008500AF">
        <w:rPr>
          <w:rFonts w:ascii="Times New Roman" w:hAnsi="Times New Roman" w:cs="Times New Roman"/>
        </w:rPr>
        <w:t xml:space="preserve">the agents within these coalitions </w:t>
      </w:r>
      <w:r w:rsidR="00263534" w:rsidRPr="008500AF">
        <w:rPr>
          <w:rFonts w:ascii="Times New Roman" w:hAnsi="Times New Roman" w:cs="Times New Roman"/>
        </w:rPr>
        <w:t xml:space="preserve">with </w:t>
      </w:r>
      <w:r w:rsidRPr="008500AF">
        <w:rPr>
          <w:rFonts w:ascii="Times New Roman" w:hAnsi="Times New Roman" w:cs="Times New Roman"/>
        </w:rPr>
        <w:t xml:space="preserve">their updated preference and values. </w:t>
      </w:r>
      <w:r w:rsidR="0023301C" w:rsidRPr="008500AF">
        <w:rPr>
          <w:rFonts w:ascii="Times New Roman" w:hAnsi="Times New Roman" w:cs="Times New Roman"/>
        </w:rPr>
        <w:t>The code</w:t>
      </w:r>
      <w:r w:rsidR="00450B76" w:rsidRPr="008500AF">
        <w:rPr>
          <w:rFonts w:ascii="Times New Roman" w:hAnsi="Times New Roman" w:cs="Times New Roman"/>
        </w:rPr>
        <w:t>, plus results</w:t>
      </w:r>
      <w:r w:rsidR="0023301C" w:rsidRPr="008500AF">
        <w:rPr>
          <w:rFonts w:ascii="Times New Roman" w:hAnsi="Times New Roman" w:cs="Times New Roman"/>
        </w:rPr>
        <w:t xml:space="preserve"> </w:t>
      </w:r>
      <w:r w:rsidR="00B8383D">
        <w:rPr>
          <w:rFonts w:ascii="Times New Roman" w:hAnsi="Times New Roman" w:cs="Times New Roman"/>
        </w:rPr>
        <w:t>are</w:t>
      </w:r>
      <w:r w:rsidR="0023301C" w:rsidRPr="008500AF">
        <w:rPr>
          <w:rFonts w:ascii="Times New Roman" w:hAnsi="Times New Roman" w:cs="Times New Roman"/>
        </w:rPr>
        <w:t xml:space="preserve"> </w:t>
      </w:r>
      <w:r w:rsidR="00B8383D">
        <w:rPr>
          <w:rFonts w:ascii="Times New Roman" w:hAnsi="Times New Roman" w:cs="Times New Roman"/>
        </w:rPr>
        <w:t xml:space="preserve">also </w:t>
      </w:r>
      <w:r w:rsidR="0023301C" w:rsidRPr="008500AF">
        <w:rPr>
          <w:rFonts w:ascii="Times New Roman" w:hAnsi="Times New Roman" w:cs="Times New Roman"/>
        </w:rPr>
        <w:t xml:space="preserve">available on my </w:t>
      </w:r>
      <w:r w:rsidR="00B8383D" w:rsidRPr="008500AF">
        <w:rPr>
          <w:rFonts w:ascii="Times New Roman" w:hAnsi="Times New Roman" w:cs="Times New Roman"/>
        </w:rPr>
        <w:t>GitHub</w:t>
      </w:r>
      <w:r w:rsidR="0023301C" w:rsidRPr="008500AF">
        <w:rPr>
          <w:rFonts w:ascii="Times New Roman" w:hAnsi="Times New Roman" w:cs="Times New Roman"/>
        </w:rPr>
        <w:t xml:space="preserve"> page</w:t>
      </w:r>
      <w:r w:rsidR="00B8383D">
        <w:rPr>
          <w:rFonts w:ascii="Times New Roman" w:hAnsi="Times New Roman" w:cs="Times New Roman"/>
        </w:rPr>
        <w:t xml:space="preserve"> provided</w:t>
      </w:r>
      <w:r w:rsidR="00F62D56">
        <w:rPr>
          <w:rFonts w:ascii="Times New Roman" w:hAnsi="Times New Roman" w:cs="Times New Roman"/>
        </w:rPr>
        <w:t xml:space="preserve"> </w:t>
      </w:r>
      <w:r w:rsidR="00B8383D">
        <w:rPr>
          <w:rFonts w:ascii="Times New Roman" w:hAnsi="Times New Roman" w:cs="Times New Roman"/>
        </w:rPr>
        <w:t>in section 3.1.</w:t>
      </w:r>
    </w:p>
    <w:p w14:paraId="01962249" w14:textId="77777777" w:rsidR="00FA4468" w:rsidRPr="008500AF" w:rsidRDefault="00FA446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Model verification and results</w:t>
      </w:r>
    </w:p>
    <w:p w14:paraId="77ADF274"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Verification</w:t>
      </w:r>
    </w:p>
    <w:p w14:paraId="673B4539"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ensure the model was running as programmed I performed two verification procedures. First, I tested each function as it was being built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since there was no benefit. Similarly, I inputted a marginal effectiveness parameter above 2.0. The expected result from these inputs were the formation of a grand coalition which contained </w:t>
      </w:r>
      <w:r w:rsidRPr="008500AF">
        <w:rPr>
          <w:rFonts w:ascii="Times New Roman" w:hAnsi="Times New Roman" w:cs="Times New Roman"/>
        </w:rPr>
        <w:lastRenderedPageBreak/>
        <w:t xml:space="preserve">all agents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xml:space="preserve"> and this result was produced.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test the robustness of these verification results I also conducted these tests using generic data over uniform and power law distributions. In each case the expected result was produced.  </w:t>
      </w:r>
    </w:p>
    <w:p w14:paraId="67DB9577"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Results</w:t>
      </w:r>
    </w:p>
    <w:p w14:paraId="6E01D670"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 was run for 450 iterations</w:t>
      </w:r>
      <w:r w:rsidR="00F62D56">
        <w:rPr>
          <w:rFonts w:ascii="Times New Roman" w:hAnsi="Times New Roman" w:cs="Times New Roman"/>
        </w:rPr>
        <w:t xml:space="preserve"> which consisted of</w:t>
      </w:r>
      <w:r w:rsidRPr="008500AF">
        <w:rPr>
          <w:rFonts w:ascii="Times New Roman" w:hAnsi="Times New Roman" w:cs="Times New Roman"/>
        </w:rPr>
        <w:t xml:space="preserve"> 150 runs over varying parameters for three different foreign policy options, (1) no support or intervention, (2) massive support to one nationalist group, (3) support to three groups, nationalist, nationalist-fundamentalist, and fundamentalist.  Each of these three policy options was run over a range of parameter inputs, with greater focus on ranges which produced realistic results.</w:t>
      </w:r>
    </w:p>
    <w:p w14:paraId="578C6938" w14:textId="77777777" w:rsidR="00FA4468" w:rsidRPr="008500AF" w:rsidRDefault="00FA4468"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Parameter Variation</w:t>
      </w:r>
    </w:p>
    <w:p w14:paraId="40AD5DCA"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noted in section three, the model has two parameters the compromise parameter and the marginal effectiveness parameter.  The compromise parameter determines how far agents will alter their preferences when they  join a coalition. The model was run with 10 values ranging from 0.1 to 1.0. A compromise parameter </w:t>
      </w:r>
      <w:r w:rsidR="00F62D56">
        <w:rPr>
          <w:rFonts w:ascii="Times New Roman" w:hAnsi="Times New Roman" w:cs="Times New Roman"/>
        </w:rPr>
        <w:t xml:space="preserve">of 0.1 </w:t>
      </w:r>
      <w:r w:rsidRPr="008500AF">
        <w:rPr>
          <w:rFonts w:ascii="Times New Roman" w:hAnsi="Times New Roman" w:cs="Times New Roman"/>
        </w:rPr>
        <w:t xml:space="preserve">means groups will alter their preference only slightly when joining an alliance, while a 1.0 compromise parameter means they will alter their preferences to that of the coalition. This approach increases complexity as the model now has agents existing multiple levels, coalition agents interacting with each other and individual agents interacting within the coalition. The marginal effectiveness parameter consisted of 15 values ranging 1.1 to 3.0. The marginal effectiveness parameter determines how much additional benefit each coalition gets by working together. </w:t>
      </w:r>
    </w:p>
    <w:p w14:paraId="55F3DD0E" w14:textId="77777777" w:rsidR="004E7737" w:rsidRPr="008500AF" w:rsidRDefault="001A3A4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marginal effectiveness parameter ha</w:t>
      </w:r>
      <w:r w:rsidR="00CE39E5" w:rsidRPr="008500AF">
        <w:rPr>
          <w:rFonts w:ascii="Times New Roman" w:hAnsi="Times New Roman" w:cs="Times New Roman"/>
        </w:rPr>
        <w:t>d</w:t>
      </w:r>
      <w:r w:rsidRPr="008500AF">
        <w:rPr>
          <w:rFonts w:ascii="Times New Roman" w:hAnsi="Times New Roman" w:cs="Times New Roman"/>
        </w:rPr>
        <w:t xml:space="preserve"> the most impact over </w:t>
      </w:r>
      <w:r w:rsidR="00450B76" w:rsidRPr="008500AF">
        <w:rPr>
          <w:rFonts w:ascii="Times New Roman" w:hAnsi="Times New Roman" w:cs="Times New Roman"/>
        </w:rPr>
        <w:t xml:space="preserve">a </w:t>
      </w:r>
      <w:r w:rsidRPr="008500AF">
        <w:rPr>
          <w:rFonts w:ascii="Times New Roman" w:hAnsi="Times New Roman" w:cs="Times New Roman"/>
        </w:rPr>
        <w:t>small range</w:t>
      </w:r>
      <w:r w:rsidR="005A2B79" w:rsidRPr="008500AF">
        <w:rPr>
          <w:rFonts w:ascii="Times New Roman" w:hAnsi="Times New Roman" w:cs="Times New Roman"/>
        </w:rPr>
        <w:t xml:space="preserve">. A marginal effectiveness parameter from </w:t>
      </w:r>
      <w:r w:rsidRPr="008500AF">
        <w:rPr>
          <w:rFonts w:ascii="Times New Roman" w:hAnsi="Times New Roman" w:cs="Times New Roman"/>
        </w:rPr>
        <w:t>1.1 to 1.6 with any compromise parameter above 0.4</w:t>
      </w:r>
      <w:r w:rsidR="00DF53C5" w:rsidRPr="008500AF">
        <w:rPr>
          <w:rFonts w:ascii="Times New Roman" w:hAnsi="Times New Roman" w:cs="Times New Roman"/>
        </w:rPr>
        <w:t xml:space="preserve"> produc</w:t>
      </w:r>
      <w:r w:rsidR="005A2B79" w:rsidRPr="008500AF">
        <w:rPr>
          <w:rFonts w:ascii="Times New Roman" w:hAnsi="Times New Roman" w:cs="Times New Roman"/>
        </w:rPr>
        <w:t>ed</w:t>
      </w:r>
      <w:r w:rsidR="00DF53C5" w:rsidRPr="008500AF">
        <w:rPr>
          <w:rFonts w:ascii="Times New Roman" w:hAnsi="Times New Roman" w:cs="Times New Roman"/>
        </w:rPr>
        <w:t xml:space="preserve"> a significant increase in coalition formation</w:t>
      </w:r>
      <w:r w:rsidRPr="008500AF">
        <w:rPr>
          <w:rFonts w:ascii="Times New Roman" w:hAnsi="Times New Roman" w:cs="Times New Roman"/>
        </w:rPr>
        <w:t>.</w:t>
      </w:r>
      <w:r w:rsidR="00581BA2" w:rsidRPr="008500AF">
        <w:rPr>
          <w:rFonts w:ascii="Times New Roman" w:hAnsi="Times New Roman" w:cs="Times New Roman"/>
        </w:rPr>
        <w:t xml:space="preserve"> </w:t>
      </w:r>
      <w:r w:rsidRPr="008500AF">
        <w:rPr>
          <w:rFonts w:ascii="Times New Roman" w:hAnsi="Times New Roman" w:cs="Times New Roman"/>
        </w:rPr>
        <w:t xml:space="preserve">A low compromise parameter of less than 0.3 combined with a marginal </w:t>
      </w:r>
      <w:r w:rsidRPr="008500AF">
        <w:rPr>
          <w:rFonts w:ascii="Times New Roman" w:hAnsi="Times New Roman" w:cs="Times New Roman"/>
        </w:rPr>
        <w:lastRenderedPageBreak/>
        <w:t xml:space="preserve">effectiveness parameter between 1.1 and 1.4 shows the greatest variability both in different numbers of </w:t>
      </w:r>
      <w:r w:rsidR="00F6099F" w:rsidRPr="008500AF">
        <w:rPr>
          <w:rFonts w:ascii="Times New Roman" w:hAnsi="Times New Roman" w:cs="Times New Roman"/>
        </w:rPr>
        <w:t>agent</w:t>
      </w:r>
      <w:r w:rsidRPr="008500AF">
        <w:rPr>
          <w:rFonts w:ascii="Times New Roman" w:hAnsi="Times New Roman" w:cs="Times New Roman"/>
        </w:rPr>
        <w:t xml:space="preserve"> formations.</w:t>
      </w:r>
      <w:r w:rsidR="00F6099F" w:rsidRPr="008500AF">
        <w:rPr>
          <w:rFonts w:ascii="Times New Roman" w:hAnsi="Times New Roman" w:cs="Times New Roman"/>
        </w:rPr>
        <w:t xml:space="preserve"> The marginal effectiveness parameters of 1.2, 1.3, and 1.4 and compromise parameter of 0.1, 0.2, and 0.3 showed th</w:t>
      </w:r>
      <w:r w:rsidR="00450B76" w:rsidRPr="008500AF">
        <w:rPr>
          <w:rFonts w:ascii="Times New Roman" w:hAnsi="Times New Roman" w:cs="Times New Roman"/>
        </w:rPr>
        <w:t>e most variation in the results</w:t>
      </w:r>
      <w:r w:rsidR="00F6099F" w:rsidRPr="008500AF">
        <w:rPr>
          <w:rFonts w:ascii="Times New Roman" w:hAnsi="Times New Roman" w:cs="Times New Roman"/>
        </w:rPr>
        <w:t>.</w:t>
      </w:r>
      <w:r w:rsidR="00F6360E" w:rsidRPr="008500AF">
        <w:rPr>
          <w:rFonts w:ascii="Times New Roman" w:hAnsi="Times New Roman" w:cs="Times New Roman"/>
        </w:rPr>
        <w:t xml:space="preserve"> Figure 4 shows the results of the three policy choices over all parameter runs. As indicated in the upper left quadrant, </w:t>
      </w:r>
      <w:r w:rsidR="00DF53C5" w:rsidRPr="008500AF">
        <w:rPr>
          <w:rFonts w:ascii="Times New Roman" w:hAnsi="Times New Roman" w:cs="Times New Roman"/>
        </w:rPr>
        <w:t>a marginal effectiveness parameter between 1.2 and 1.4 and a compromise parameter f</w:t>
      </w:r>
      <w:r w:rsidR="00581BA2" w:rsidRPr="008500AF">
        <w:rPr>
          <w:rFonts w:ascii="Times New Roman" w:hAnsi="Times New Roman" w:cs="Times New Roman"/>
        </w:rPr>
        <w:t>r</w:t>
      </w:r>
      <w:r w:rsidR="00DF53C5" w:rsidRPr="008500AF">
        <w:rPr>
          <w:rFonts w:ascii="Times New Roman" w:hAnsi="Times New Roman" w:cs="Times New Roman"/>
        </w:rPr>
        <w:t>om 0.1 to 0.3 produced  results which were most consistent with observations of Libyan alliances.</w:t>
      </w:r>
      <w:r w:rsidR="005A2B79" w:rsidRPr="008500AF">
        <w:rPr>
          <w:rFonts w:ascii="Times New Roman" w:hAnsi="Times New Roman" w:cs="Times New Roman"/>
        </w:rPr>
        <w:t xml:space="preserve"> </w:t>
      </w:r>
    </w:p>
    <w:p w14:paraId="077457A7" w14:textId="77777777" w:rsidR="00C91465" w:rsidRPr="008500AF" w:rsidRDefault="004E773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Parameter inputs of 1.1 for marginal effectiveness and 0.1 to 0.3 showed the highest spread of groups with roughly three fringe groups who are non-allied groups on the extreme (</w:t>
      </w:r>
      <w:r w:rsidR="00B8383D">
        <w:rPr>
          <w:rFonts w:ascii="Times New Roman" w:hAnsi="Times New Roman" w:cs="Times New Roman"/>
        </w:rPr>
        <w:t xml:space="preserve">preference </w:t>
      </w:r>
      <w:r w:rsidRPr="008500AF">
        <w:rPr>
          <w:rFonts w:ascii="Times New Roman" w:hAnsi="Times New Roman" w:cs="Times New Roman"/>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rPr>
        <w:t>.</w:t>
      </w:r>
      <w:r w:rsidR="00DF53C5" w:rsidRPr="008500AF">
        <w:rPr>
          <w:rFonts w:ascii="Times New Roman" w:hAnsi="Times New Roman" w:cs="Times New Roman"/>
        </w:rPr>
        <w:t xml:space="preserve"> </w:t>
      </w:r>
    </w:p>
    <w:p w14:paraId="155354EC" w14:textId="77777777" w:rsidR="00822B8E" w:rsidRPr="008500AF" w:rsidRDefault="00822B8E" w:rsidP="00C06D29">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B80D5D0" wp14:editId="089743F0">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20"/>
                    <a:stretch>
                      <a:fillRect/>
                    </a:stretch>
                  </pic:blipFill>
                  <pic:spPr>
                    <a:xfrm>
                      <a:off x="0" y="0"/>
                      <a:ext cx="6306312" cy="5488886"/>
                    </a:xfrm>
                    <a:prstGeom prst="rect">
                      <a:avLst/>
                    </a:prstGeom>
                  </pic:spPr>
                </pic:pic>
              </a:graphicData>
            </a:graphic>
          </wp:inline>
        </w:drawing>
      </w:r>
    </w:p>
    <w:p w14:paraId="38ED9E81" w14:textId="77777777" w:rsidR="00822B8E" w:rsidRDefault="00822B8E" w:rsidP="00C06D29">
      <w:pPr>
        <w:suppressAutoHyphens/>
        <w:rPr>
          <w:rFonts w:ascii="Times New Roman" w:hAnsi="Times New Roman" w:cs="Times New Roman"/>
        </w:rPr>
      </w:pPr>
      <w:r w:rsidRPr="008500AF">
        <w:rPr>
          <w:rFonts w:ascii="Times New Roman" w:hAnsi="Times New Roman" w:cs="Times New Roman"/>
          <w:b/>
        </w:rPr>
        <w:t>Figure 4</w:t>
      </w:r>
      <w:r w:rsidRPr="008500AF">
        <w:rPr>
          <w:rFonts w:ascii="Times New Roman" w:hAnsi="Times New Roman" w:cs="Times New Roman"/>
        </w:rPr>
        <w:t>: Plots of parameter impact on coalition formation (upper left) general description of results</w:t>
      </w:r>
      <w:r w:rsidR="00F62D56">
        <w:rPr>
          <w:rFonts w:ascii="Times New Roman" w:hAnsi="Times New Roman" w:cs="Times New Roman"/>
        </w:rPr>
        <w:t xml:space="preserve"> using no foreign support</w:t>
      </w:r>
      <w:r w:rsidRPr="008500AF">
        <w:rPr>
          <w:rFonts w:ascii="Times New Roman" w:hAnsi="Times New Roman" w:cs="Times New Roman"/>
        </w:rPr>
        <w:t xml:space="preserve"> (upper right) coalition formation with no foreign support (bottom left) coalition formation with support to one group (bottom right) coalition formation with foreign support distributed to three groups</w:t>
      </w:r>
      <w:r w:rsidR="00ED17B1">
        <w:rPr>
          <w:rFonts w:ascii="Times New Roman" w:hAnsi="Times New Roman" w:cs="Times New Roman"/>
        </w:rPr>
        <w:t>. Color was used to show relief in plot, but has no additional significance.</w:t>
      </w:r>
    </w:p>
    <w:p w14:paraId="0EE67A42" w14:textId="77777777" w:rsidR="00822B8E" w:rsidRPr="008500AF" w:rsidRDefault="00822B8E" w:rsidP="00C06D29">
      <w:pPr>
        <w:suppressAutoHyphens/>
        <w:rPr>
          <w:rFonts w:ascii="Times New Roman" w:hAnsi="Times New Roman" w:cs="Times New Roman"/>
        </w:rPr>
      </w:pPr>
    </w:p>
    <w:p w14:paraId="3AECDCB7"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Parameter variation also impacted the preference of the coalition majority. The increase of the marginal effectiveness parameter results in a majority of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was reached where the ideology was centrist at a 0.56 preference </w:t>
      </w:r>
      <w:r w:rsidRPr="008500AF">
        <w:rPr>
          <w:rFonts w:ascii="Times New Roman" w:hAnsi="Times New Roman" w:cs="Times New Roman"/>
        </w:rPr>
        <w:lastRenderedPageBreak/>
        <w:t xml:space="preserve">and all but the fringe groups were part of the coalition (as shown in Figure 5). Runs at 1.25 and runs at 1.55 showed no significant change. These results are all under conditions of no new foreign support. </w:t>
      </w:r>
    </w:p>
    <w:p w14:paraId="2BDC2ECD" w14:textId="77777777" w:rsidR="00CE67CF" w:rsidRPr="008500AF" w:rsidRDefault="00CE67C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No Foreign Support Results</w:t>
      </w:r>
    </w:p>
    <w:p w14:paraId="38FC2B8A"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be discussed later in the Validation section, the tribes which make up these alliances do replicate known alliances within existing Libyan coalitions. </w:t>
      </w:r>
    </w:p>
    <w:p w14:paraId="3D1F2865" w14:textId="77777777" w:rsidR="00822B8E" w:rsidRPr="008500AF" w:rsidRDefault="00822B8E" w:rsidP="00C06D29">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E160A95" wp14:editId="1EA0B90B">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21"/>
                    <a:stretch>
                      <a:fillRect/>
                    </a:stretch>
                  </pic:blipFill>
                  <pic:spPr>
                    <a:xfrm>
                      <a:off x="0" y="0"/>
                      <a:ext cx="6033144" cy="5715088"/>
                    </a:xfrm>
                    <a:prstGeom prst="rect">
                      <a:avLst/>
                    </a:prstGeom>
                  </pic:spPr>
                </pic:pic>
              </a:graphicData>
            </a:graphic>
          </wp:inline>
        </w:drawing>
      </w:r>
    </w:p>
    <w:p w14:paraId="6F5D8DAB" w14:textId="77777777" w:rsidR="00822B8E" w:rsidRPr="008500AF" w:rsidRDefault="00822B8E" w:rsidP="00C06D29">
      <w:pPr>
        <w:suppressAutoHyphens/>
        <w:jc w:val="center"/>
        <w:rPr>
          <w:rFonts w:ascii="Times New Roman" w:hAnsi="Times New Roman" w:cs="Times New Roman"/>
        </w:rPr>
      </w:pPr>
      <w:r w:rsidRPr="008500AF">
        <w:rPr>
          <w:rFonts w:ascii="Times New Roman" w:hAnsi="Times New Roman" w:cs="Times New Roman"/>
          <w:b/>
        </w:rPr>
        <w:t>Figure 5</w:t>
      </w:r>
      <w:r w:rsidRPr="008500AF">
        <w:rPr>
          <w:rFonts w:ascii="Times New Roman" w:hAnsi="Times New Roman" w:cs="Times New Roman"/>
        </w:rPr>
        <w:t xml:space="preserve">: Impact on the majority agent preference (ideology) with a compromise parameter of 0.1 and varying marginal effectiveness parameters. (top left)  Marginal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r w:rsidR="00ED17B1">
        <w:rPr>
          <w:rFonts w:ascii="Times New Roman" w:hAnsi="Times New Roman" w:cs="Times New Roman"/>
        </w:rPr>
        <w:t xml:space="preserve">Mean of tribe size is the average number of groups </w:t>
      </w:r>
      <w:r w:rsidR="00574A04">
        <w:rPr>
          <w:rFonts w:ascii="Times New Roman" w:hAnsi="Times New Roman" w:cs="Times New Roman"/>
        </w:rPr>
        <w:t>within the coalitions.</w:t>
      </w:r>
    </w:p>
    <w:p w14:paraId="7310D74C" w14:textId="77777777" w:rsidR="00822B8E" w:rsidRPr="008500AF" w:rsidRDefault="00822B8E" w:rsidP="00C06D29">
      <w:pPr>
        <w:suppressAutoHyphens/>
        <w:spacing w:line="480" w:lineRule="auto"/>
        <w:rPr>
          <w:rFonts w:ascii="Times New Roman" w:hAnsi="Times New Roman" w:cs="Times New Roman"/>
        </w:rPr>
      </w:pPr>
      <w:r w:rsidRPr="008500AF">
        <w:rPr>
          <w:rFonts w:ascii="Times New Roman" w:hAnsi="Times New Roman" w:cs="Times New Roman"/>
        </w:rPr>
        <w:br w:type="page"/>
      </w:r>
    </w:p>
    <w:p w14:paraId="68207A50" w14:textId="77777777" w:rsidR="00A30EA7" w:rsidRPr="008500AF" w:rsidRDefault="00A30EA7"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lastRenderedPageBreak/>
        <w:t>Impact of Foreign Support</w:t>
      </w:r>
    </w:p>
    <w:p w14:paraId="41014B12" w14:textId="77777777" w:rsidR="00A30EA7" w:rsidRPr="008500AF" w:rsidRDefault="00A30EA7"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To simulate possible impacts of foreign support a substantial increase of power was provided to one group and then three groups.  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(USAID, 2018)</w:t>
      </w:r>
      <w:r w:rsidRPr="008500AF">
        <w:rPr>
          <w:rFonts w:ascii="Times New Roman" w:hAnsi="Times New Roman" w:cs="Times New Roman"/>
        </w:rPr>
        <w:fldChar w:fldCharType="end"/>
      </w:r>
      <w:r w:rsidRPr="008500AF">
        <w:rPr>
          <w:rFonts w:ascii="Times New Roman" w:hAnsi="Times New Roman" w:cs="Times New Roman"/>
        </w:rPr>
        <w:t>. This does not include 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being provided to various coalitions. To replicate this overwhelming advantage, foreign support was simulated as 99.0 for economic and military power.</w:t>
      </w:r>
    </w:p>
    <w:p w14:paraId="69A9BC9D" w14:textId="77777777" w:rsidR="00FA4468" w:rsidRPr="008500AF" w:rsidRDefault="00FA4468"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For the support to one group, Al-Ubaidat,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Similar to the no foreign support results, the results with foreign support were highly sensitive to the parameters. In each case foreign support was not able to create a nationalist majority. The best result was under a marginal effectiveness of 1.3 where the nationalist alliance increased  from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rPr>
        <w:t>left</w:t>
      </w:r>
      <w:r w:rsidRPr="008500AF">
        <w:rPr>
          <w:rFonts w:ascii="Times New Roman" w:hAnsi="Times New Roman" w:cs="Times New Roman"/>
        </w:rPr>
        <w:t xml:space="preserve">), but the nationalist minority was reduced from 37 to 29 and much less powerful, while the fundamentalist majority increased from 83 tribes to 90, and gained a lot of power (Figure 6 - </w:t>
      </w:r>
      <w:r w:rsidR="00A30EA7" w:rsidRPr="008500AF">
        <w:rPr>
          <w:rFonts w:ascii="Times New Roman" w:hAnsi="Times New Roman" w:cs="Times New Roman"/>
        </w:rPr>
        <w:t>upper</w:t>
      </w:r>
      <w:r w:rsidRPr="008500AF">
        <w:rPr>
          <w:rFonts w:ascii="Times New Roman" w:hAnsi="Times New Roman" w:cs="Times New Roman"/>
        </w:rPr>
        <w:t xml:space="preserve"> right).  Increasing the marginal effectiveness to 1.5, resulted in two alliances of the same size</w:t>
      </w:r>
      <w:r w:rsidR="00A30EA7" w:rsidRPr="008500AF">
        <w:rPr>
          <w:rFonts w:ascii="Times New Roman" w:hAnsi="Times New Roman" w:cs="Times New Roman"/>
        </w:rPr>
        <w:t xml:space="preserve"> (Figure 6 – bottom left)</w:t>
      </w:r>
      <w:r w:rsidRPr="008500AF">
        <w:rPr>
          <w:rFonts w:ascii="Times New Roman" w:hAnsi="Times New Roman" w:cs="Times New Roman"/>
        </w:rPr>
        <w:t xml:space="preserve">. Providing substantial support to one nationalist group did not create a moderate majority, but instead created a powerful minority or an equally sized powerful coalition. </w:t>
      </w:r>
    </w:p>
    <w:p w14:paraId="2FB5D363" w14:textId="77777777" w:rsidR="00ED17B1"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lastRenderedPageBreak/>
        <w:t xml:space="preserve">Trying to mitigate a powerful nationalist minority the model then simulated support to a nationalist minority as well as two moderate tribes (Sadat and Awlad Sulaiman), dividing 99.0 military and economic support equally among all three. The result mainly mirrored the results of </w:t>
      </w:r>
      <w:r w:rsidR="00A30EA7" w:rsidRPr="008500AF">
        <w:rPr>
          <w:rFonts w:ascii="Times New Roman" w:hAnsi="Times New Roman" w:cs="Times New Roman"/>
        </w:rPr>
        <w:t xml:space="preserve">no foreign support </w:t>
      </w:r>
      <w:r w:rsidRPr="008500AF">
        <w:rPr>
          <w:rFonts w:ascii="Times New Roman" w:hAnsi="Times New Roman" w:cs="Times New Roman"/>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rPr>
        <w:t>coalitions</w:t>
      </w:r>
      <w:r w:rsidRPr="008500AF">
        <w:rPr>
          <w:rFonts w:ascii="Times New Roman" w:hAnsi="Times New Roman" w:cs="Times New Roman"/>
        </w:rPr>
        <w:t xml:space="preserve"> more powerful. </w:t>
      </w:r>
    </w:p>
    <w:p w14:paraId="6D7B5C92" w14:textId="77777777" w:rsidR="00ED17B1" w:rsidRDefault="00ED17B1">
      <w:pPr>
        <w:rPr>
          <w:rFonts w:ascii="Times New Roman" w:hAnsi="Times New Roman" w:cs="Times New Roman"/>
        </w:rPr>
      </w:pPr>
      <w:r>
        <w:rPr>
          <w:rFonts w:ascii="Times New Roman" w:hAnsi="Times New Roman" w:cs="Times New Roman"/>
        </w:rPr>
        <w:br w:type="page"/>
      </w:r>
    </w:p>
    <w:p w14:paraId="309B448D" w14:textId="77777777" w:rsidR="00FA4468" w:rsidRPr="008500AF" w:rsidRDefault="00FA4468" w:rsidP="00C06D29">
      <w:pPr>
        <w:suppressAutoHyphens/>
        <w:spacing w:line="480" w:lineRule="auto"/>
        <w:ind w:firstLine="360"/>
        <w:rPr>
          <w:rFonts w:ascii="Times New Roman" w:hAnsi="Times New Roman" w:cs="Times New Roman"/>
        </w:rPr>
      </w:pPr>
    </w:p>
    <w:p w14:paraId="4FA1A445" w14:textId="77777777" w:rsidR="00822B8E" w:rsidRPr="008500AF" w:rsidRDefault="00822B8E" w:rsidP="00C06D29">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drawing>
          <wp:inline distT="0" distB="0" distL="0" distR="0" wp14:anchorId="16E79658" wp14:editId="5B65E151">
            <wp:extent cx="5359370" cy="531060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22"/>
                    <a:stretch>
                      <a:fillRect/>
                    </a:stretch>
                  </pic:blipFill>
                  <pic:spPr>
                    <a:xfrm>
                      <a:off x="0" y="0"/>
                      <a:ext cx="5359370" cy="5310604"/>
                    </a:xfrm>
                    <a:prstGeom prst="rect">
                      <a:avLst/>
                    </a:prstGeom>
                  </pic:spPr>
                </pic:pic>
              </a:graphicData>
            </a:graphic>
          </wp:inline>
        </w:drawing>
      </w:r>
    </w:p>
    <w:p w14:paraId="0727DD1C" w14:textId="77777777" w:rsidR="00574A04" w:rsidRPr="008500AF" w:rsidRDefault="00822B8E" w:rsidP="00574A04">
      <w:pPr>
        <w:suppressAutoHyphens/>
        <w:jc w:val="center"/>
        <w:rPr>
          <w:rFonts w:ascii="Times New Roman" w:hAnsi="Times New Roman" w:cs="Times New Roman"/>
        </w:rPr>
      </w:pPr>
      <w:r w:rsidRPr="008500AF">
        <w:rPr>
          <w:rFonts w:ascii="Times New Roman" w:hAnsi="Times New Roman" w:cs="Times New Roman"/>
          <w:b/>
        </w:rPr>
        <w:t xml:space="preserve">Figure 6: </w:t>
      </w:r>
      <w:r w:rsidRPr="008500AF">
        <w:rPr>
          <w:rFonts w:ascii="Times New Roman" w:hAnsi="Times New Roman" w:cs="Times New Roman"/>
        </w:rPr>
        <w:t xml:space="preserve">Impact of a foreign support (upper left) Major support (al-Ubaidat- red coalition) to one group with a 0.1 compromise parameter and a 1.3 marginal effectiveness. (upper right) Major support to one group (al-Ubaidat- red coalition) with a compromise parameter of 0.1 and a marginal effectiveness of 1.4. (bottom left)   Major support to one group (al-Ubaidat- red coalition) with a compromise parameter of 0.1 and a marginal effectiveness of 1.5. (bottom right) Major support to three groups with a compromise parameter of 0.1 and a marginal effectiveness of 1.5. </w:t>
      </w:r>
      <w:r w:rsidR="00574A04">
        <w:rPr>
          <w:rFonts w:ascii="Times New Roman" w:hAnsi="Times New Roman" w:cs="Times New Roman"/>
        </w:rPr>
        <w:t>Mean of tribe size is the average number of groups within the coalitions.</w:t>
      </w:r>
    </w:p>
    <w:p w14:paraId="1F5A402F" w14:textId="77777777" w:rsidR="00822B8E" w:rsidRPr="008500AF" w:rsidRDefault="00822B8E" w:rsidP="00C06D29">
      <w:pPr>
        <w:suppressAutoHyphens/>
        <w:rPr>
          <w:rFonts w:ascii="Times New Roman" w:hAnsi="Times New Roman" w:cs="Times New Roman"/>
        </w:rPr>
      </w:pPr>
      <w:r w:rsidRPr="008500AF">
        <w:rPr>
          <w:rFonts w:ascii="Times New Roman" w:hAnsi="Times New Roman" w:cs="Times New Roman"/>
        </w:rPr>
        <w:t xml:space="preserve"> </w:t>
      </w:r>
    </w:p>
    <w:p w14:paraId="645D09B6" w14:textId="77777777" w:rsidR="00A30EA7" w:rsidRPr="008500AF" w:rsidRDefault="00A30EA7"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Validation</w:t>
      </w:r>
    </w:p>
    <w:p w14:paraId="604A85A0" w14:textId="4EA2006E" w:rsidR="00A30EA7" w:rsidRPr="008500AF" w:rsidRDefault="005E50B4" w:rsidP="004608EF">
      <w:pPr>
        <w:suppressAutoHyphens/>
        <w:spacing w:line="480" w:lineRule="auto"/>
        <w:ind w:firstLine="360"/>
        <w:rPr>
          <w:rFonts w:ascii="Times New Roman" w:hAnsi="Times New Roman" w:cs="Times New Roman"/>
        </w:rPr>
      </w:pPr>
      <w:r>
        <w:rPr>
          <w:rFonts w:ascii="Times New Roman" w:hAnsi="Times New Roman" w:cs="Times New Roman"/>
        </w:rPr>
        <w:t xml:space="preserve">The results of the model are validated in two ways. First, the model replicates known alliances in different parts of Libya. </w:t>
      </w:r>
      <w:r w:rsidR="00A30EA7" w:rsidRPr="008500AF">
        <w:rPr>
          <w:rFonts w:ascii="Times New Roman" w:hAnsi="Times New Roman" w:cs="Times New Roman"/>
        </w:rPr>
        <w:t xml:space="preserve">In Tobruk, Sa’ada tribes (which includes the al-Ubaidat) have a coalition with the </w:t>
      </w:r>
      <w:r w:rsidR="00A30EA7" w:rsidRPr="008500AF">
        <w:rPr>
          <w:rFonts w:ascii="Times New Roman" w:hAnsi="Times New Roman" w:cs="Times New Roman"/>
        </w:rPr>
        <w:lastRenderedPageBreak/>
        <w:t xml:space="preserve">Murabitin tribes (which includes Qunashat, Habun, Qutan and Mnaffa). </w:t>
      </w:r>
      <w:r w:rsidR="00D10652" w:rsidRPr="008500AF">
        <w:rPr>
          <w:rFonts w:ascii="Times New Roman" w:hAnsi="Times New Roman" w:cs="Times New Roman"/>
        </w:rPr>
        <w:t>Th</w:t>
      </w:r>
      <w:r w:rsidR="00D10652">
        <w:rPr>
          <w:rFonts w:ascii="Times New Roman" w:hAnsi="Times New Roman" w:cs="Times New Roman"/>
        </w:rPr>
        <w:t>is</w:t>
      </w:r>
      <w:r w:rsidR="00D10652" w:rsidRPr="008500AF">
        <w:rPr>
          <w:rFonts w:ascii="Times New Roman" w:hAnsi="Times New Roman" w:cs="Times New Roman"/>
        </w:rPr>
        <w:t xml:space="preserve"> </w:t>
      </w:r>
      <w:r w:rsidR="00A30EA7" w:rsidRPr="008500AF">
        <w:rPr>
          <w:rFonts w:ascii="Times New Roman" w:hAnsi="Times New Roman" w:cs="Times New Roman"/>
        </w:rPr>
        <w:t xml:space="preserve">coalition </w:t>
      </w:r>
      <w:r w:rsidR="00D10652">
        <w:rPr>
          <w:rFonts w:ascii="Times New Roman" w:hAnsi="Times New Roman" w:cs="Times New Roman"/>
        </w:rPr>
        <w:t xml:space="preserve">of major tribes and sub-tribes is consistently </w:t>
      </w:r>
      <w:r w:rsidR="00A30EA7" w:rsidRPr="008500AF">
        <w:rPr>
          <w:rFonts w:ascii="Times New Roman" w:hAnsi="Times New Roman" w:cs="Times New Roman"/>
        </w:rPr>
        <w:t xml:space="preserve">replicated in the model. </w:t>
      </w:r>
    </w:p>
    <w:p w14:paraId="25F5244B" w14:textId="194B766B" w:rsidR="00A30EA7" w:rsidRPr="008500AF" w:rsidRDefault="00A30EA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In Sabha, the model shows coalitions with Awlad Sulaiman and Masrata tribes</w:t>
      </w:r>
      <w:r w:rsidR="00D10652">
        <w:rPr>
          <w:rFonts w:ascii="Times New Roman" w:hAnsi="Times New Roman" w:cs="Times New Roman"/>
        </w:rPr>
        <w:t>, while t</w:t>
      </w:r>
      <w:r w:rsidRPr="008500AF">
        <w:rPr>
          <w:rFonts w:ascii="Times New Roman" w:hAnsi="Times New Roman" w:cs="Times New Roman"/>
        </w:rPr>
        <w:t>he Tuareq who are active in the trading networks ally with the more moderate majority</w:t>
      </w:r>
      <w:r w:rsidR="00D10652">
        <w:rPr>
          <w:rFonts w:ascii="Times New Roman" w:hAnsi="Times New Roman" w:cs="Times New Roman"/>
        </w:rPr>
        <w:t xml:space="preserve">. These results are </w:t>
      </w:r>
      <w:r w:rsidRPr="008500AF">
        <w:rPr>
          <w:rFonts w:ascii="Times New Roman" w:hAnsi="Times New Roman" w:cs="Times New Roman"/>
        </w:rPr>
        <w:t>consistent with the</w:t>
      </w:r>
      <w:r w:rsidR="00D10652">
        <w:rPr>
          <w:rFonts w:ascii="Times New Roman" w:hAnsi="Times New Roman" w:cs="Times New Roman"/>
        </w:rPr>
        <w:t xml:space="preserve"> Tuareg </w:t>
      </w:r>
      <w:r w:rsidRPr="008500AF">
        <w:rPr>
          <w:rFonts w:ascii="Times New Roman" w:hAnsi="Times New Roman" w:cs="Times New Roman"/>
        </w:rPr>
        <w:t xml:space="preserve">role as an ethnic minority, who will opportunistically ally to serve their own purposes (Cole and Mangan 2016). </w:t>
      </w:r>
    </w:p>
    <w:p w14:paraId="487E0A91" w14:textId="6F70F8AA" w:rsidR="00A30EA7" w:rsidRPr="008500AF" w:rsidRDefault="004608EF" w:rsidP="004608EF">
      <w:pPr>
        <w:suppressAutoHyphens/>
        <w:spacing w:line="480" w:lineRule="auto"/>
        <w:ind w:firstLine="360"/>
        <w:rPr>
          <w:rFonts w:ascii="Times New Roman" w:hAnsi="Times New Roman" w:cs="Times New Roman"/>
        </w:rPr>
      </w:pPr>
      <w:r>
        <w:rPr>
          <w:rFonts w:ascii="Times New Roman" w:hAnsi="Times New Roman" w:cs="Times New Roman"/>
        </w:rPr>
        <w:t xml:space="preserve">In Bani Walid, </w:t>
      </w:r>
      <w:r w:rsidRPr="008500AF">
        <w:rPr>
          <w:rFonts w:ascii="Times New Roman" w:hAnsi="Times New Roman" w:cs="Times New Roman"/>
        </w:rPr>
        <w:t xml:space="preserve">the </w:t>
      </w:r>
      <w:r>
        <w:rPr>
          <w:rFonts w:ascii="Times New Roman" w:hAnsi="Times New Roman" w:cs="Times New Roman"/>
        </w:rPr>
        <w:t xml:space="preserve">model replicates the coalition choices of the feuding five </w:t>
      </w:r>
      <w:r w:rsidRPr="008500AF">
        <w:rPr>
          <w:rFonts w:ascii="Times New Roman" w:hAnsi="Times New Roman" w:cs="Times New Roman"/>
        </w:rPr>
        <w:t>Warfalla sub-tribes (Sa’dat, Jmamla, Sabayi and 2 Mtarfa tribes)</w:t>
      </w:r>
      <w:r>
        <w:rPr>
          <w:rFonts w:ascii="Times New Roman" w:hAnsi="Times New Roman" w:cs="Times New Roman"/>
        </w:rPr>
        <w:t xml:space="preserve">. The </w:t>
      </w:r>
      <w:r w:rsidRPr="008500AF">
        <w:rPr>
          <w:rFonts w:ascii="Times New Roman" w:hAnsi="Times New Roman" w:cs="Times New Roman"/>
        </w:rPr>
        <w:t xml:space="preserve">Mtarfa </w:t>
      </w:r>
      <w:r>
        <w:rPr>
          <w:rFonts w:ascii="Times New Roman" w:hAnsi="Times New Roman" w:cs="Times New Roman"/>
        </w:rPr>
        <w:t xml:space="preserve">tribes </w:t>
      </w:r>
      <w:r w:rsidRPr="008500AF">
        <w:rPr>
          <w:rFonts w:ascii="Times New Roman" w:hAnsi="Times New Roman" w:cs="Times New Roman"/>
        </w:rPr>
        <w:t>align</w:t>
      </w:r>
      <w:r>
        <w:rPr>
          <w:rFonts w:ascii="Times New Roman" w:hAnsi="Times New Roman" w:cs="Times New Roman"/>
        </w:rPr>
        <w:t xml:space="preserve"> </w:t>
      </w:r>
      <w:r w:rsidRPr="008500AF">
        <w:rPr>
          <w:rFonts w:ascii="Times New Roman" w:hAnsi="Times New Roman" w:cs="Times New Roman"/>
        </w:rPr>
        <w:t xml:space="preserve">with </w:t>
      </w:r>
      <w:r>
        <w:rPr>
          <w:rFonts w:ascii="Times New Roman" w:hAnsi="Times New Roman" w:cs="Times New Roman"/>
        </w:rPr>
        <w:t xml:space="preserve">the more extreme </w:t>
      </w:r>
      <w:r w:rsidRPr="008500AF">
        <w:rPr>
          <w:rFonts w:ascii="Times New Roman" w:hAnsi="Times New Roman" w:cs="Times New Roman"/>
        </w:rPr>
        <w:t>fundamentalists coalitions while the Sa’dat, Jmala, and Sabayi align with more moderate nationalist or fundamentalist configurations</w:t>
      </w:r>
      <w:r>
        <w:rPr>
          <w:rFonts w:ascii="Times New Roman" w:hAnsi="Times New Roman" w:cs="Times New Roman"/>
        </w:rPr>
        <w:t xml:space="preserve"> based on the changing situation</w:t>
      </w:r>
      <w:r w:rsidRPr="008500AF">
        <w:rPr>
          <w:rFonts w:ascii="Times New Roman" w:hAnsi="Times New Roman" w:cs="Times New Roman"/>
        </w:rPr>
        <w:t xml:space="preserve"> </w:t>
      </w:r>
      <w:r w:rsidR="00A30EA7" w:rsidRPr="008500AF">
        <w:rPr>
          <w:rFonts w:ascii="Times New Roman" w:hAnsi="Times New Roman" w:cs="Times New Roman"/>
        </w:rPr>
        <w:t xml:space="preserve">(Cole and Mangan 2016; Cole 2015). </w:t>
      </w:r>
    </w:p>
    <w:p w14:paraId="266834CB" w14:textId="2DD38116" w:rsidR="00A30EA7" w:rsidRDefault="004608EF" w:rsidP="00C06D29">
      <w:pPr>
        <w:suppressAutoHyphens/>
        <w:spacing w:line="480" w:lineRule="auto"/>
        <w:ind w:firstLine="360"/>
        <w:rPr>
          <w:rFonts w:ascii="Times New Roman" w:hAnsi="Times New Roman" w:cs="Times New Roman"/>
        </w:rPr>
      </w:pPr>
      <w:r>
        <w:rPr>
          <w:rFonts w:ascii="Times New Roman" w:hAnsi="Times New Roman" w:cs="Times New Roman"/>
        </w:rPr>
        <w:t>T</w:t>
      </w:r>
      <w:r w:rsidR="00A30EA7" w:rsidRPr="008500AF">
        <w:rPr>
          <w:rFonts w:ascii="Times New Roman" w:hAnsi="Times New Roman" w:cs="Times New Roman"/>
        </w:rPr>
        <w:t xml:space="preserve">he model </w:t>
      </w:r>
      <w:r>
        <w:rPr>
          <w:rFonts w:ascii="Times New Roman" w:hAnsi="Times New Roman" w:cs="Times New Roman"/>
        </w:rPr>
        <w:t xml:space="preserve">also </w:t>
      </w:r>
      <w:r w:rsidR="00A30EA7" w:rsidRPr="008500AF">
        <w:rPr>
          <w:rFonts w:ascii="Times New Roman" w:hAnsi="Times New Roman" w:cs="Times New Roman"/>
        </w:rPr>
        <w:t>produce</w:t>
      </w:r>
      <w:r>
        <w:rPr>
          <w:rFonts w:ascii="Times New Roman" w:hAnsi="Times New Roman" w:cs="Times New Roman"/>
        </w:rPr>
        <w:t>s</w:t>
      </w:r>
      <w:r w:rsidR="00A30EA7" w:rsidRPr="008500AF">
        <w:rPr>
          <w:rFonts w:ascii="Times New Roman" w:hAnsi="Times New Roman" w:cs="Times New Roman"/>
        </w:rPr>
        <w:t xml:space="preserve"> extremists groups who do not ally with each other or Islamist groups. </w:t>
      </w:r>
    </w:p>
    <w:p w14:paraId="02ECCCE9" w14:textId="260BE829" w:rsidR="004608EF" w:rsidRPr="008500AF" w:rsidRDefault="00D10652" w:rsidP="004608EF">
      <w:pPr>
        <w:suppressAutoHyphens/>
        <w:spacing w:line="480" w:lineRule="auto"/>
        <w:ind w:firstLine="360"/>
        <w:rPr>
          <w:rFonts w:ascii="Times New Roman" w:hAnsi="Times New Roman" w:cs="Times New Roman"/>
        </w:rPr>
      </w:pPr>
      <w:r>
        <w:rPr>
          <w:rFonts w:ascii="Times New Roman" w:hAnsi="Times New Roman" w:cs="Times New Roman"/>
        </w:rPr>
        <w:t>The second validation is the impact of foreign intervention on coalition dynamics. The</w:t>
      </w:r>
      <w:r w:rsidR="004608EF">
        <w:rPr>
          <w:rFonts w:ascii="Times New Roman" w:hAnsi="Times New Roman" w:cs="Times New Roman"/>
        </w:rPr>
        <w:t xml:space="preserve"> </w:t>
      </w:r>
      <w:r w:rsidR="004608EF" w:rsidRPr="008500AF">
        <w:rPr>
          <w:rFonts w:ascii="Times New Roman" w:hAnsi="Times New Roman" w:cs="Times New Roman"/>
        </w:rPr>
        <w:t xml:space="preserve"> impact of foreign aid to one major group (al-Ubaidat) stylistically agrees with macro-level experiences in Afghanistan, where financial and military aid to a specific group makes them more powerful, but can decrease the number of groups with whom they are incentivized ally while increasing the number of groups in an adversarial coalition  (Kilcullen 2010).  This </w:t>
      </w:r>
      <w:r>
        <w:rPr>
          <w:rFonts w:ascii="Times New Roman" w:hAnsi="Times New Roman" w:cs="Times New Roman"/>
        </w:rPr>
        <w:t xml:space="preserve">impact provides further evidence that </w:t>
      </w:r>
      <w:r w:rsidR="004608EF" w:rsidRPr="008500AF">
        <w:rPr>
          <w:rFonts w:ascii="Times New Roman" w:hAnsi="Times New Roman" w:cs="Times New Roman"/>
        </w:rPr>
        <w:t xml:space="preserve"> such a policy may be counterproductive by making a minority coalition against whom a majority coalition forms. </w:t>
      </w:r>
    </w:p>
    <w:p w14:paraId="79851E6A" w14:textId="517DB89F" w:rsidR="004608EF" w:rsidRPr="008500AF" w:rsidRDefault="004608EF" w:rsidP="004608EF">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model also demonstrates the most effective policy may not be increasing a group’s power, but instead increasing their marginal effectiveness. This recommendation agrees with the civil conflict literature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(Galula, 2006; Kalyvas, 2006; Kilcullen, 2010)</w:t>
      </w:r>
      <w:r w:rsidRPr="008500AF">
        <w:rPr>
          <w:rFonts w:ascii="Times New Roman" w:hAnsi="Times New Roman" w:cs="Times New Roman"/>
        </w:rPr>
        <w:fldChar w:fldCharType="end"/>
      </w:r>
      <w:r w:rsidRPr="008500AF">
        <w:rPr>
          <w:rFonts w:ascii="Times New Roman" w:hAnsi="Times New Roman" w:cs="Times New Roman"/>
        </w:rPr>
        <w:t xml:space="preserve">, but presents challenges for practical implementation.  </w:t>
      </w:r>
    </w:p>
    <w:p w14:paraId="460F4B07" w14:textId="77777777" w:rsidR="00A22E64" w:rsidRPr="008500AF" w:rsidRDefault="001B3DD5"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lastRenderedPageBreak/>
        <w:t xml:space="preserve">Discussion </w:t>
      </w:r>
    </w:p>
    <w:p w14:paraId="0C025796" w14:textId="77777777" w:rsidR="00A22E64" w:rsidRPr="00D10652" w:rsidRDefault="00A22E64" w:rsidP="00D10652">
      <w:pPr>
        <w:pStyle w:val="Heading2"/>
        <w:suppressAutoHyphens/>
        <w:spacing w:before="0" w:after="0" w:line="480" w:lineRule="auto"/>
        <w:rPr>
          <w:rFonts w:ascii="Times New Roman" w:hAnsi="Times New Roman" w:cs="Times New Roman"/>
        </w:rPr>
      </w:pPr>
      <w:r w:rsidRPr="00D10652">
        <w:rPr>
          <w:rFonts w:ascii="Times New Roman" w:hAnsi="Times New Roman" w:cs="Times New Roman"/>
        </w:rPr>
        <w:t>Potential as</w:t>
      </w:r>
      <w:r w:rsidR="002E0E8C" w:rsidRPr="00D10652">
        <w:rPr>
          <w:rFonts w:ascii="Times New Roman" w:hAnsi="Times New Roman" w:cs="Times New Roman"/>
        </w:rPr>
        <w:t xml:space="preserve"> Tool for Foreign Policy</w:t>
      </w:r>
    </w:p>
    <w:p w14:paraId="50E6D900" w14:textId="77777777" w:rsidR="00210831" w:rsidRPr="008500AF" w:rsidRDefault="0021083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w:t>
      </w:r>
      <w:r w:rsidR="00E74EAC" w:rsidRPr="008500AF">
        <w:rPr>
          <w:rFonts w:ascii="Times New Roman" w:hAnsi="Times New Roman" w:cs="Times New Roman"/>
        </w:rPr>
        <w:t xml:space="preserve">his model allows a detailed exploration of the numerous groups whose </w:t>
      </w:r>
      <w:r w:rsidR="00D435E3" w:rsidRPr="008500AF">
        <w:rPr>
          <w:rFonts w:ascii="Times New Roman" w:hAnsi="Times New Roman" w:cs="Times New Roman"/>
        </w:rPr>
        <w:t>emerging interdependencies</w:t>
      </w:r>
      <w:r w:rsidR="00E74EAC" w:rsidRPr="008500AF">
        <w:rPr>
          <w:rFonts w:ascii="Times New Roman" w:hAnsi="Times New Roman" w:cs="Times New Roman"/>
        </w:rPr>
        <w:t xml:space="preserve"> will shape the future of Libya</w:t>
      </w:r>
      <w:r w:rsidRPr="008500AF">
        <w:rPr>
          <w:rFonts w:ascii="Times New Roman" w:hAnsi="Times New Roman" w:cs="Times New Roman"/>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rPr>
        <w:t>a</w:t>
      </w:r>
      <w:r w:rsidRPr="008500AF">
        <w:rPr>
          <w:rFonts w:ascii="Times New Roman" w:hAnsi="Times New Roman" w:cs="Times New Roman"/>
        </w:rPr>
        <w:t xml:space="preserve">ctions influence the inner workings, decisions and evolution of the foreign population. Computing the optimal coalitions of 128 groups all examining every other possibility as each new coalition changes their </w:t>
      </w:r>
      <w:r w:rsidR="0002787A" w:rsidRPr="008500AF">
        <w:rPr>
          <w:rFonts w:ascii="Times New Roman" w:hAnsi="Times New Roman" w:cs="Times New Roman"/>
        </w:rPr>
        <w:t>preference and power</w:t>
      </w:r>
      <w:r w:rsidRPr="008500AF">
        <w:rPr>
          <w:rFonts w:ascii="Times New Roman" w:hAnsi="Times New Roman" w:cs="Times New Roman"/>
        </w:rPr>
        <w:t xml:space="preserve"> is a non-trivial task which is </w:t>
      </w:r>
      <w:r w:rsidR="0002787A" w:rsidRPr="008500AF">
        <w:rPr>
          <w:rFonts w:ascii="Times New Roman" w:hAnsi="Times New Roman" w:cs="Times New Roman"/>
        </w:rPr>
        <w:t xml:space="preserve">made efficient </w:t>
      </w:r>
      <w:r w:rsidRPr="008500AF">
        <w:rPr>
          <w:rFonts w:ascii="Times New Roman" w:hAnsi="Times New Roman" w:cs="Times New Roman"/>
        </w:rPr>
        <w:t xml:space="preserve">through the aid of computation. As this model can take </w:t>
      </w:r>
      <w:r w:rsidR="006360A2" w:rsidRPr="008500AF">
        <w:rPr>
          <w:rFonts w:ascii="Times New Roman" w:hAnsi="Times New Roman" w:cs="Times New Roman"/>
        </w:rPr>
        <w:t xml:space="preserve">different </w:t>
      </w:r>
      <w:r w:rsidRPr="008500AF">
        <w:rPr>
          <w:rFonts w:ascii="Times New Roman" w:hAnsi="Times New Roman" w:cs="Times New Roman"/>
        </w:rPr>
        <w:t>number</w:t>
      </w:r>
      <w:r w:rsidR="006360A2" w:rsidRPr="008500AF">
        <w:rPr>
          <w:rFonts w:ascii="Times New Roman" w:hAnsi="Times New Roman" w:cs="Times New Roman"/>
        </w:rPr>
        <w:t>s</w:t>
      </w:r>
      <w:r w:rsidRPr="008500AF">
        <w:rPr>
          <w:rFonts w:ascii="Times New Roman" w:hAnsi="Times New Roman" w:cs="Times New Roman"/>
        </w:rPr>
        <w:t xml:space="preserve"> of groups</w:t>
      </w:r>
      <w:r w:rsidR="006360A2" w:rsidRPr="008500AF">
        <w:rPr>
          <w:rFonts w:ascii="Times New Roman" w:hAnsi="Times New Roman" w:cs="Times New Roman"/>
        </w:rPr>
        <w:t>,</w:t>
      </w:r>
      <w:r w:rsidRPr="008500AF">
        <w:rPr>
          <w:rFonts w:ascii="Times New Roman" w:hAnsi="Times New Roman" w:cs="Times New Roman"/>
        </w:rPr>
        <w:t xml:space="preserve"> from any population</w:t>
      </w:r>
      <w:r w:rsidR="006360A2" w:rsidRPr="008500AF">
        <w:rPr>
          <w:rFonts w:ascii="Times New Roman" w:hAnsi="Times New Roman" w:cs="Times New Roman"/>
        </w:rPr>
        <w:t>,</w:t>
      </w:r>
      <w:r w:rsidRPr="008500AF">
        <w:rPr>
          <w:rFonts w:ascii="Times New Roman" w:hAnsi="Times New Roman" w:cs="Times New Roman"/>
        </w:rPr>
        <w:t xml:space="preserve"> in any time period</w:t>
      </w:r>
      <w:r w:rsidR="006360A2" w:rsidRPr="008500AF">
        <w:rPr>
          <w:rFonts w:ascii="Times New Roman" w:hAnsi="Times New Roman" w:cs="Times New Roman"/>
        </w:rPr>
        <w:t>, the model</w:t>
      </w:r>
      <w:r w:rsidRPr="008500AF">
        <w:rPr>
          <w:rFonts w:ascii="Times New Roman" w:hAnsi="Times New Roman" w:cs="Times New Roman"/>
        </w:rPr>
        <w:t xml:space="preserve"> offers much greater flexibility in analyzing </w:t>
      </w:r>
      <w:r w:rsidR="00866E61" w:rsidRPr="008500AF">
        <w:rPr>
          <w:rFonts w:ascii="Times New Roman" w:hAnsi="Times New Roman" w:cs="Times New Roman"/>
        </w:rPr>
        <w:t xml:space="preserve">the formation of </w:t>
      </w:r>
      <w:r w:rsidRPr="008500AF">
        <w:rPr>
          <w:rFonts w:ascii="Times New Roman" w:hAnsi="Times New Roman" w:cs="Times New Roman"/>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rPr>
        <w:t>dynamics of foreign populations.</w:t>
      </w:r>
    </w:p>
    <w:p w14:paraId="431FC817" w14:textId="77777777" w:rsidR="00444E47" w:rsidRPr="008500AF" w:rsidRDefault="00866E6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Not only can </w:t>
      </w:r>
      <w:r w:rsidR="00444E47" w:rsidRPr="008500AF">
        <w:rPr>
          <w:rFonts w:ascii="Times New Roman" w:hAnsi="Times New Roman" w:cs="Times New Roman"/>
        </w:rPr>
        <w:t xml:space="preserve">the </w:t>
      </w:r>
      <w:r w:rsidR="002E0E8C" w:rsidRPr="008500AF">
        <w:rPr>
          <w:rFonts w:ascii="Times New Roman" w:hAnsi="Times New Roman" w:cs="Times New Roman"/>
        </w:rPr>
        <w:t xml:space="preserve">BSV </w:t>
      </w:r>
      <w:r w:rsidR="00444E47" w:rsidRPr="008500AF">
        <w:rPr>
          <w:rFonts w:ascii="Times New Roman" w:hAnsi="Times New Roman" w:cs="Times New Roman"/>
        </w:rPr>
        <w:t xml:space="preserve">algorithm </w:t>
      </w:r>
      <w:r w:rsidRPr="008500AF">
        <w:rPr>
          <w:rFonts w:ascii="Times New Roman" w:hAnsi="Times New Roman" w:cs="Times New Roman"/>
        </w:rPr>
        <w:t xml:space="preserve">aid understanding, </w:t>
      </w:r>
      <w:r w:rsidR="0025434F">
        <w:rPr>
          <w:rFonts w:ascii="Times New Roman" w:hAnsi="Times New Roman" w:cs="Times New Roman"/>
        </w:rPr>
        <w:t>a</w:t>
      </w:r>
      <w:r w:rsidRPr="008500AF">
        <w:rPr>
          <w:rFonts w:ascii="Times New Roman" w:hAnsi="Times New Roman" w:cs="Times New Roman"/>
        </w:rPr>
        <w:t xml:space="preserve">s discussed in section </w:t>
      </w:r>
      <w:r w:rsidR="0025434F">
        <w:rPr>
          <w:rFonts w:ascii="Times New Roman" w:hAnsi="Times New Roman" w:cs="Times New Roman"/>
        </w:rPr>
        <w:t>1</w:t>
      </w:r>
      <w:r w:rsidRPr="008500AF">
        <w:rPr>
          <w:rFonts w:ascii="Times New Roman" w:hAnsi="Times New Roman" w:cs="Times New Roman"/>
        </w:rPr>
        <w:t xml:space="preserve">, it </w:t>
      </w:r>
      <w:r w:rsidR="00444E47" w:rsidRPr="008500AF">
        <w:rPr>
          <w:rFonts w:ascii="Times New Roman" w:hAnsi="Times New Roman" w:cs="Times New Roman"/>
        </w:rPr>
        <w:t xml:space="preserve">can be </w:t>
      </w:r>
      <w:r w:rsidR="0025434F">
        <w:rPr>
          <w:rFonts w:ascii="Times New Roman" w:hAnsi="Times New Roman" w:cs="Times New Roman"/>
        </w:rPr>
        <w:t xml:space="preserve">implemented easily </w:t>
      </w:r>
      <w:r w:rsidRPr="008500AF">
        <w:rPr>
          <w:rFonts w:ascii="Times New Roman" w:hAnsi="Times New Roman" w:cs="Times New Roman"/>
        </w:rPr>
        <w:t xml:space="preserve">and </w:t>
      </w:r>
      <w:r w:rsidR="002E0E8C" w:rsidRPr="008500AF">
        <w:rPr>
          <w:rFonts w:ascii="Times New Roman" w:hAnsi="Times New Roman" w:cs="Times New Roman"/>
        </w:rPr>
        <w:t>is available through the Mesa Packages repository</w:t>
      </w:r>
      <w:r w:rsidR="0025434F">
        <w:rPr>
          <w:rStyle w:val="FootnoteReference"/>
          <w:rFonts w:ascii="Times New Roman" w:hAnsi="Times New Roman" w:cs="Times New Roman"/>
        </w:rPr>
        <w:footnoteReference w:id="3"/>
      </w:r>
      <w:r w:rsidRPr="008500AF">
        <w:rPr>
          <w:rFonts w:ascii="Times New Roman" w:hAnsi="Times New Roman" w:cs="Times New Roman"/>
        </w:rPr>
        <w:t>.</w:t>
      </w:r>
      <w:r w:rsidR="002E0E8C" w:rsidRPr="008500AF">
        <w:rPr>
          <w:rFonts w:ascii="Times New Roman" w:hAnsi="Times New Roman" w:cs="Times New Roman"/>
        </w:rPr>
        <w:t xml:space="preserve"> </w:t>
      </w:r>
      <w:r w:rsidR="00444E47" w:rsidRPr="008500AF">
        <w:rPr>
          <w:rFonts w:ascii="Times New Roman" w:hAnsi="Times New Roman" w:cs="Times New Roman"/>
        </w:rPr>
        <w:t xml:space="preserve"> </w:t>
      </w:r>
      <w:r w:rsidR="002E0E8C" w:rsidRPr="008500AF">
        <w:rPr>
          <w:rFonts w:ascii="Times New Roman" w:hAnsi="Times New Roman" w:cs="Times New Roman"/>
        </w:rPr>
        <w:t>With this module</w:t>
      </w:r>
      <w:r w:rsidR="006360A2" w:rsidRPr="008500AF">
        <w:rPr>
          <w:rFonts w:ascii="Times New Roman" w:hAnsi="Times New Roman" w:cs="Times New Roman"/>
        </w:rPr>
        <w:t xml:space="preserve">, any analyst can quickly </w:t>
      </w:r>
      <w:r w:rsidRPr="008500AF">
        <w:rPr>
          <w:rFonts w:ascii="Times New Roman" w:hAnsi="Times New Roman" w:cs="Times New Roman"/>
        </w:rPr>
        <w:t xml:space="preserve">incorporate </w:t>
      </w:r>
      <w:r w:rsidR="006360A2" w:rsidRPr="008500AF">
        <w:rPr>
          <w:rFonts w:ascii="Times New Roman" w:hAnsi="Times New Roman" w:cs="Times New Roman"/>
        </w:rPr>
        <w:t>i</w:t>
      </w:r>
      <w:r w:rsidRPr="008500AF">
        <w:rPr>
          <w:rFonts w:ascii="Times New Roman" w:hAnsi="Times New Roman" w:cs="Times New Roman"/>
        </w:rPr>
        <w:t>t</w:t>
      </w:r>
      <w:r w:rsidR="00574A04">
        <w:rPr>
          <w:rFonts w:ascii="Times New Roman" w:hAnsi="Times New Roman" w:cs="Times New Roman"/>
        </w:rPr>
        <w:t xml:space="preserve"> (assuming a basic knowledge of python)</w:t>
      </w:r>
      <w:r w:rsidRPr="008500AF">
        <w:rPr>
          <w:rFonts w:ascii="Times New Roman" w:hAnsi="Times New Roman" w:cs="Times New Roman"/>
        </w:rPr>
        <w:t xml:space="preserve">. </w:t>
      </w:r>
      <w:r w:rsidR="002E0E8C" w:rsidRPr="008500AF">
        <w:rPr>
          <w:rFonts w:ascii="Times New Roman" w:hAnsi="Times New Roman" w:cs="Times New Roman"/>
        </w:rPr>
        <w:t xml:space="preserve">This allows the analyst to focus on the challenge of understanding what is happening in a foreign population and not on the intricacies of coding. </w:t>
      </w:r>
      <w:r w:rsidR="006360A2" w:rsidRPr="008500AF">
        <w:rPr>
          <w:rFonts w:ascii="Times New Roman" w:hAnsi="Times New Roman" w:cs="Times New Roman"/>
        </w:rPr>
        <w:t xml:space="preserve">If other algorithms from social science were also readily accessible then analysts could combine them to create richer models able to explore a wider variety of phenomenon. For example, the use of the </w:t>
      </w:r>
      <w:r w:rsidR="002E0E8C" w:rsidRPr="008500AF">
        <w:rPr>
          <w:rFonts w:ascii="Times New Roman" w:hAnsi="Times New Roman" w:cs="Times New Roman"/>
        </w:rPr>
        <w:t>BSV</w:t>
      </w:r>
      <w:r w:rsidR="006360A2" w:rsidRPr="008500AF">
        <w:rPr>
          <w:rFonts w:ascii="Times New Roman" w:hAnsi="Times New Roman" w:cs="Times New Roman"/>
        </w:rPr>
        <w:t xml:space="preserve"> and conflict onset theory were combined to explore the impact of climate variability and civil conflict </w:t>
      </w:r>
      <w:r w:rsidR="006360A2"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6360A2" w:rsidRPr="008500AF">
        <w:rPr>
          <w:rFonts w:ascii="Times New Roman" w:hAnsi="Times New Roman" w:cs="Times New Roman"/>
        </w:rPr>
        <w:fldChar w:fldCharType="end"/>
      </w:r>
      <w:r w:rsidR="006360A2" w:rsidRPr="008500AF">
        <w:rPr>
          <w:rFonts w:ascii="Times New Roman" w:hAnsi="Times New Roman" w:cs="Times New Roman"/>
        </w:rPr>
        <w:t xml:space="preserve">. This use makes it </w:t>
      </w:r>
      <w:r w:rsidR="00D435E3" w:rsidRPr="008500AF">
        <w:rPr>
          <w:rFonts w:ascii="Times New Roman" w:hAnsi="Times New Roman" w:cs="Times New Roman"/>
        </w:rPr>
        <w:t>similar</w:t>
      </w:r>
      <w:r w:rsidR="006360A2" w:rsidRPr="008500AF">
        <w:rPr>
          <w:rFonts w:ascii="Times New Roman" w:hAnsi="Times New Roman" w:cs="Times New Roman"/>
        </w:rPr>
        <w:t xml:space="preserve"> to parametric machine learning algorithms in wide spread use today</w:t>
      </w:r>
      <w:r w:rsidR="002E0E8C" w:rsidRPr="008500AF">
        <w:rPr>
          <w:rFonts w:ascii="Times New Roman" w:hAnsi="Times New Roman" w:cs="Times New Roman"/>
        </w:rPr>
        <w:t>, but with the added advantage of being able to take in qualitative as well as quantitative assessments</w:t>
      </w:r>
      <w:r w:rsidR="006360A2" w:rsidRPr="008500AF">
        <w:rPr>
          <w:rFonts w:ascii="Times New Roman" w:hAnsi="Times New Roman" w:cs="Times New Roman"/>
        </w:rPr>
        <w:t>.</w:t>
      </w:r>
    </w:p>
    <w:p w14:paraId="7B6A8020" w14:textId="28DE250E" w:rsidR="009F504A" w:rsidRPr="009F504A" w:rsidRDefault="006360A2" w:rsidP="009F504A">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lastRenderedPageBreak/>
        <w:t>Future Researc</w:t>
      </w:r>
      <w:r w:rsidR="009F504A">
        <w:rPr>
          <w:rFonts w:ascii="Times New Roman" w:hAnsi="Times New Roman" w:cs="Times New Roman"/>
        </w:rPr>
        <w:t>h</w:t>
      </w:r>
    </w:p>
    <w:p w14:paraId="5631EF14" w14:textId="01B46218" w:rsidR="00A533CB" w:rsidRDefault="009F504A" w:rsidP="00C06D29">
      <w:pPr>
        <w:suppressAutoHyphens/>
        <w:spacing w:line="480" w:lineRule="auto"/>
        <w:ind w:firstLine="360"/>
        <w:rPr>
          <w:rFonts w:ascii="Times New Roman" w:hAnsi="Times New Roman" w:cs="Times New Roman"/>
        </w:rPr>
      </w:pPr>
      <w:r>
        <w:rPr>
          <w:rFonts w:ascii="Times New Roman" w:hAnsi="Times New Roman" w:cs="Times New Roman"/>
        </w:rPr>
        <w:t>Although the BSV algorithm can be improved through more research, this section will focus on a future path for Mesa Packages</w:t>
      </w:r>
      <w:r w:rsidR="00D435E3" w:rsidRPr="008500AF">
        <w:rPr>
          <w:rFonts w:ascii="Times New Roman" w:hAnsi="Times New Roman" w:cs="Times New Roman"/>
        </w:rPr>
        <w:t>.</w:t>
      </w:r>
      <w:r>
        <w:rPr>
          <w:rFonts w:ascii="Times New Roman" w:hAnsi="Times New Roman" w:cs="Times New Roman"/>
        </w:rPr>
        <w:t xml:space="preserve"> The first challenge is getting individuals </w:t>
      </w:r>
      <w:ins w:id="9" w:author="Author">
        <w:r w:rsidR="007523B4">
          <w:rPr>
            <w:rFonts w:ascii="Times New Roman" w:hAnsi="Times New Roman" w:cs="Times New Roman"/>
          </w:rPr>
          <w:t>and</w:t>
        </w:r>
      </w:ins>
      <w:del w:id="10" w:author="Author">
        <w:r w:rsidDel="007523B4">
          <w:rPr>
            <w:rFonts w:ascii="Times New Roman" w:hAnsi="Times New Roman" w:cs="Times New Roman"/>
          </w:rPr>
          <w:delText>or</w:delText>
        </w:r>
      </w:del>
      <w:r>
        <w:rPr>
          <w:rFonts w:ascii="Times New Roman" w:hAnsi="Times New Roman" w:cs="Times New Roman"/>
        </w:rPr>
        <w:t xml:space="preserve"> research teams to contribute. </w:t>
      </w:r>
      <w:r w:rsidR="00233CEC">
        <w:rPr>
          <w:rFonts w:ascii="Times New Roman" w:hAnsi="Times New Roman" w:cs="Times New Roman"/>
        </w:rPr>
        <w:t xml:space="preserve">Two dynamics can help incentivize </w:t>
      </w:r>
      <w:r w:rsidR="0049061C">
        <w:rPr>
          <w:rFonts w:ascii="Times New Roman" w:hAnsi="Times New Roman" w:cs="Times New Roman"/>
        </w:rPr>
        <w:t>contributions</w:t>
      </w:r>
      <w:r w:rsidR="00233CEC">
        <w:rPr>
          <w:rFonts w:ascii="Times New Roman" w:hAnsi="Times New Roman" w:cs="Times New Roman"/>
        </w:rPr>
        <w:t xml:space="preserve">. </w:t>
      </w:r>
      <w:r w:rsidR="002467CE">
        <w:rPr>
          <w:rFonts w:ascii="Times New Roman" w:hAnsi="Times New Roman" w:cs="Times New Roman"/>
        </w:rPr>
        <w:t>F</w:t>
      </w:r>
      <w:r w:rsidR="00233CEC">
        <w:rPr>
          <w:rFonts w:ascii="Times New Roman" w:hAnsi="Times New Roman" w:cs="Times New Roman"/>
        </w:rPr>
        <w:t>irst</w:t>
      </w:r>
      <w:r w:rsidR="002467CE">
        <w:rPr>
          <w:rFonts w:ascii="Times New Roman" w:hAnsi="Times New Roman" w:cs="Times New Roman"/>
        </w:rPr>
        <w:t xml:space="preserve"> </w:t>
      </w:r>
      <w:r w:rsidR="00BD0022">
        <w:rPr>
          <w:rFonts w:ascii="Times New Roman" w:hAnsi="Times New Roman" w:cs="Times New Roman"/>
        </w:rPr>
        <w:t>Mesa Packages is a way to aid reproducibility</w:t>
      </w:r>
      <w:r w:rsidR="00233CEC">
        <w:rPr>
          <w:rFonts w:ascii="Times New Roman" w:hAnsi="Times New Roman" w:cs="Times New Roman"/>
        </w:rPr>
        <w:t>. Sharing one’s algorithm will allow others to use it in their research. Each application of an algorithm to a data set which produces the expected results</w:t>
      </w:r>
      <w:r w:rsidR="00A533CB">
        <w:rPr>
          <w:rFonts w:ascii="Times New Roman" w:hAnsi="Times New Roman" w:cs="Times New Roman"/>
        </w:rPr>
        <w:t>,</w:t>
      </w:r>
      <w:r w:rsidR="00233CEC">
        <w:rPr>
          <w:rFonts w:ascii="Times New Roman" w:hAnsi="Times New Roman" w:cs="Times New Roman"/>
        </w:rPr>
        <w:t xml:space="preserve"> will provide supporting evidence for the theory embedded in the algorithm. Second, governments as </w:t>
      </w:r>
      <w:r w:rsidR="0090228A">
        <w:rPr>
          <w:rFonts w:ascii="Times New Roman" w:hAnsi="Times New Roman" w:cs="Times New Roman"/>
        </w:rPr>
        <w:t xml:space="preserve">a </w:t>
      </w:r>
      <w:r w:rsidR="00233CEC">
        <w:rPr>
          <w:rFonts w:ascii="Times New Roman" w:hAnsi="Times New Roman" w:cs="Times New Roman"/>
        </w:rPr>
        <w:t xml:space="preserve">major research funding </w:t>
      </w:r>
      <w:r w:rsidR="002467CE">
        <w:rPr>
          <w:rFonts w:ascii="Times New Roman" w:hAnsi="Times New Roman" w:cs="Times New Roman"/>
        </w:rPr>
        <w:t xml:space="preserve">source </w:t>
      </w:r>
      <w:r w:rsidR="00233CEC">
        <w:rPr>
          <w:rFonts w:ascii="Times New Roman" w:hAnsi="Times New Roman" w:cs="Times New Roman"/>
        </w:rPr>
        <w:t xml:space="preserve">can require that critical algorithms </w:t>
      </w:r>
      <w:r w:rsidR="00A533CB">
        <w:rPr>
          <w:rFonts w:ascii="Times New Roman" w:hAnsi="Times New Roman" w:cs="Times New Roman"/>
        </w:rPr>
        <w:t xml:space="preserve">developed through research </w:t>
      </w:r>
      <w:r w:rsidR="00233CEC">
        <w:rPr>
          <w:rFonts w:ascii="Times New Roman" w:hAnsi="Times New Roman" w:cs="Times New Roman"/>
        </w:rPr>
        <w:t xml:space="preserve">are placed in </w:t>
      </w:r>
      <w:del w:id="11" w:author="Author">
        <w:r w:rsidR="00233CEC" w:rsidDel="007523B4">
          <w:rPr>
            <w:rFonts w:ascii="Times New Roman" w:hAnsi="Times New Roman" w:cs="Times New Roman"/>
          </w:rPr>
          <w:delText xml:space="preserve">the </w:delText>
        </w:r>
      </w:del>
      <w:ins w:id="12" w:author="Author">
        <w:r w:rsidR="007523B4">
          <w:rPr>
            <w:rFonts w:ascii="Times New Roman" w:hAnsi="Times New Roman" w:cs="Times New Roman"/>
          </w:rPr>
          <w:t xml:space="preserve">such a </w:t>
        </w:r>
      </w:ins>
      <w:r w:rsidR="00233CEC">
        <w:rPr>
          <w:rFonts w:ascii="Times New Roman" w:hAnsi="Times New Roman" w:cs="Times New Roman"/>
        </w:rPr>
        <w:t xml:space="preserve">repository. This will have the direct benefit to the government of making the research it paid for directly available to </w:t>
      </w:r>
      <w:r w:rsidR="00A533CB">
        <w:rPr>
          <w:rFonts w:ascii="Times New Roman" w:hAnsi="Times New Roman" w:cs="Times New Roman"/>
        </w:rPr>
        <w:t>its practitioners.</w:t>
      </w:r>
    </w:p>
    <w:p w14:paraId="59116EF0" w14:textId="23BB6DA6" w:rsidR="009F214D" w:rsidRDefault="00B55D8C"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Once </w:t>
      </w:r>
      <w:r w:rsidR="00A533CB">
        <w:rPr>
          <w:rFonts w:ascii="Times New Roman" w:hAnsi="Times New Roman" w:cs="Times New Roman"/>
        </w:rPr>
        <w:t xml:space="preserve">scientists </w:t>
      </w:r>
      <w:r>
        <w:rPr>
          <w:rFonts w:ascii="Times New Roman" w:hAnsi="Times New Roman" w:cs="Times New Roman"/>
        </w:rPr>
        <w:t>s</w:t>
      </w:r>
      <w:r w:rsidR="00A533CB">
        <w:rPr>
          <w:rFonts w:ascii="Times New Roman" w:hAnsi="Times New Roman" w:cs="Times New Roman"/>
        </w:rPr>
        <w:t>tart contributing then the challenge for Mesa Packages is how to set up its infrastructure. This</w:t>
      </w:r>
      <w:r>
        <w:rPr>
          <w:rFonts w:ascii="Times New Roman" w:hAnsi="Times New Roman" w:cs="Times New Roman"/>
        </w:rPr>
        <w:t xml:space="preserve"> challenge is itself a </w:t>
      </w:r>
      <w:r w:rsidR="00A533CB">
        <w:rPr>
          <w:rFonts w:ascii="Times New Roman" w:hAnsi="Times New Roman" w:cs="Times New Roman"/>
        </w:rPr>
        <w:t>research project, but an initial assessment would indicate at least three needs. First, an easy</w:t>
      </w:r>
      <w:r w:rsidR="00BD0022">
        <w:rPr>
          <w:rFonts w:ascii="Times New Roman" w:hAnsi="Times New Roman" w:cs="Times New Roman"/>
        </w:rPr>
        <w:t>-</w:t>
      </w:r>
      <w:r w:rsidR="00A533CB">
        <w:rPr>
          <w:rFonts w:ascii="Times New Roman" w:hAnsi="Times New Roman" w:cs="Times New Roman"/>
        </w:rPr>
        <w:t>to</w:t>
      </w:r>
      <w:r w:rsidR="00BD0022">
        <w:rPr>
          <w:rFonts w:ascii="Times New Roman" w:hAnsi="Times New Roman" w:cs="Times New Roman"/>
        </w:rPr>
        <w:t>-</w:t>
      </w:r>
      <w:r w:rsidR="00A533CB">
        <w:rPr>
          <w:rFonts w:ascii="Times New Roman" w:hAnsi="Times New Roman" w:cs="Times New Roman"/>
        </w:rPr>
        <w:t>use intuitive interface, so researchers can find and present algorithms</w:t>
      </w:r>
      <w:r w:rsidR="002467CE">
        <w:rPr>
          <w:rFonts w:ascii="Times New Roman" w:hAnsi="Times New Roman" w:cs="Times New Roman"/>
        </w:rPr>
        <w:t xml:space="preserve"> with little </w:t>
      </w:r>
      <w:r w:rsidR="00BD0022">
        <w:rPr>
          <w:rFonts w:ascii="Times New Roman" w:hAnsi="Times New Roman" w:cs="Times New Roman"/>
        </w:rPr>
        <w:t>upfront</w:t>
      </w:r>
      <w:r w:rsidR="002467CE">
        <w:rPr>
          <w:rFonts w:ascii="Times New Roman" w:hAnsi="Times New Roman" w:cs="Times New Roman"/>
        </w:rPr>
        <w:t xml:space="preserve"> cost</w:t>
      </w:r>
      <w:r w:rsidR="00A533CB">
        <w:rPr>
          <w:rFonts w:ascii="Times New Roman" w:hAnsi="Times New Roman" w:cs="Times New Roman"/>
        </w:rPr>
        <w:t>. Second, standardized requirements for linking into the repository, which include explanations of how the algorithm works, the research on which the algorithm is based</w:t>
      </w:r>
      <w:ins w:id="13" w:author="Author">
        <w:r w:rsidR="007523B4">
          <w:rPr>
            <w:rFonts w:ascii="Times New Roman" w:hAnsi="Times New Roman" w:cs="Times New Roman"/>
          </w:rPr>
          <w:t xml:space="preserve"> and used</w:t>
        </w:r>
      </w:ins>
      <w:r w:rsidR="00A533CB">
        <w:rPr>
          <w:rFonts w:ascii="Times New Roman" w:hAnsi="Times New Roman" w:cs="Times New Roman"/>
        </w:rPr>
        <w:t xml:space="preserve">, and a licensing dynamic. </w:t>
      </w:r>
      <w:r>
        <w:rPr>
          <w:rFonts w:ascii="Times New Roman" w:hAnsi="Times New Roman" w:cs="Times New Roman"/>
        </w:rPr>
        <w:t xml:space="preserve">The licensing dynamic is critical to </w:t>
      </w:r>
      <w:r w:rsidR="00A533CB">
        <w:rPr>
          <w:rFonts w:ascii="Times New Roman" w:hAnsi="Times New Roman" w:cs="Times New Roman"/>
        </w:rPr>
        <w:t xml:space="preserve">allow researchers to benefit </w:t>
      </w:r>
      <w:r>
        <w:rPr>
          <w:rFonts w:ascii="Times New Roman" w:hAnsi="Times New Roman" w:cs="Times New Roman"/>
        </w:rPr>
        <w:t>from</w:t>
      </w:r>
      <w:r w:rsidR="00A533CB">
        <w:rPr>
          <w:rFonts w:ascii="Times New Roman" w:hAnsi="Times New Roman" w:cs="Times New Roman"/>
        </w:rPr>
        <w:t xml:space="preserve"> their work while also allowing other</w:t>
      </w:r>
      <w:ins w:id="14" w:author="Author">
        <w:r w:rsidR="007523B4">
          <w:rPr>
            <w:rFonts w:ascii="Times New Roman" w:hAnsi="Times New Roman" w:cs="Times New Roman"/>
          </w:rPr>
          <w:t>s</w:t>
        </w:r>
      </w:ins>
      <w:r w:rsidR="00A533CB">
        <w:rPr>
          <w:rFonts w:ascii="Times New Roman" w:hAnsi="Times New Roman" w:cs="Times New Roman"/>
        </w:rPr>
        <w:t xml:space="preserve"> </w:t>
      </w:r>
      <w:del w:id="15" w:author="Author">
        <w:r w:rsidR="00A533CB" w:rsidDel="007523B4">
          <w:rPr>
            <w:rFonts w:ascii="Times New Roman" w:hAnsi="Times New Roman" w:cs="Times New Roman"/>
          </w:rPr>
          <w:delText xml:space="preserve">researchers </w:delText>
        </w:r>
      </w:del>
      <w:r w:rsidR="00A533CB">
        <w:rPr>
          <w:rFonts w:ascii="Times New Roman" w:hAnsi="Times New Roman" w:cs="Times New Roman"/>
        </w:rPr>
        <w:t>to employ and validate it.</w:t>
      </w:r>
      <w:r>
        <w:rPr>
          <w:rFonts w:ascii="Times New Roman" w:hAnsi="Times New Roman" w:cs="Times New Roman"/>
        </w:rPr>
        <w:t xml:space="preserve"> Third, a requirement for individuals employing algorithms to provide results, so evidence for or against an algorithm can be collected. </w:t>
      </w:r>
      <w:r w:rsidR="006325FF">
        <w:rPr>
          <w:rFonts w:ascii="Times New Roman" w:hAnsi="Times New Roman" w:cs="Times New Roman"/>
        </w:rPr>
        <w:t xml:space="preserve">How Mesa Packages is set up will be critical to its success as an enabler for </w:t>
      </w:r>
      <w:r w:rsidR="00BD0022">
        <w:rPr>
          <w:rFonts w:ascii="Times New Roman" w:hAnsi="Times New Roman" w:cs="Times New Roman"/>
        </w:rPr>
        <w:t>research.</w:t>
      </w:r>
    </w:p>
    <w:p w14:paraId="6D0E3221" w14:textId="1671EB09" w:rsidR="00A22E64" w:rsidRPr="008500AF" w:rsidRDefault="009F214D"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Mesa Packages into an validating repository has the potential to be a paradigm shifting event for science. Such a repository will reduce the obstacles of knowledge transfer across the research and practitioner worlds. </w:t>
      </w:r>
      <w:r w:rsidR="002467CE">
        <w:rPr>
          <w:rFonts w:ascii="Times New Roman" w:hAnsi="Times New Roman" w:cs="Times New Roman"/>
        </w:rPr>
        <w:t xml:space="preserve">Instead of trying to replicate what one reads, researchers will be able to leverage the same code across different </w:t>
      </w:r>
      <w:r w:rsidR="0090228A">
        <w:rPr>
          <w:rFonts w:ascii="Times New Roman" w:hAnsi="Times New Roman" w:cs="Times New Roman"/>
        </w:rPr>
        <w:t>research questions</w:t>
      </w:r>
      <w:r w:rsidR="002467CE">
        <w:rPr>
          <w:rFonts w:ascii="Times New Roman" w:hAnsi="Times New Roman" w:cs="Times New Roman"/>
        </w:rPr>
        <w:t>. In addition, as more evidence gathers to support certain algorithms, practitioners will be able to employ them. A</w:t>
      </w:r>
      <w:del w:id="16" w:author="Author">
        <w:r w:rsidR="002467CE" w:rsidDel="00C732A0">
          <w:rPr>
            <w:rFonts w:ascii="Times New Roman" w:hAnsi="Times New Roman" w:cs="Times New Roman"/>
          </w:rPr>
          <w:delText>n</w:delText>
        </w:r>
      </w:del>
      <w:r w:rsidR="002467CE">
        <w:rPr>
          <w:rFonts w:ascii="Times New Roman" w:hAnsi="Times New Roman" w:cs="Times New Roman"/>
        </w:rPr>
        <w:t xml:space="preserve"> validating repository offers the potential for a new medium to transfer knowledge to aid the advancement of science. </w:t>
      </w:r>
      <w:r>
        <w:rPr>
          <w:rFonts w:ascii="Times New Roman" w:hAnsi="Times New Roman" w:cs="Times New Roman"/>
        </w:rPr>
        <w:t xml:space="preserve">  </w:t>
      </w:r>
      <w:r w:rsidR="00D435E3" w:rsidRPr="008500AF">
        <w:rPr>
          <w:rFonts w:ascii="Times New Roman" w:hAnsi="Times New Roman" w:cs="Times New Roman"/>
        </w:rPr>
        <w:t xml:space="preserve"> </w:t>
      </w:r>
      <w:r w:rsidR="006360A2" w:rsidRPr="008500AF">
        <w:rPr>
          <w:rFonts w:ascii="Times New Roman" w:hAnsi="Times New Roman" w:cs="Times New Roman"/>
        </w:rPr>
        <w:t xml:space="preserve"> </w:t>
      </w:r>
    </w:p>
    <w:p w14:paraId="27FDBF4C" w14:textId="77777777" w:rsidR="00F404A8" w:rsidRPr="008500AF" w:rsidRDefault="00F404A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lastRenderedPageBreak/>
        <w:t>Conclusion</w:t>
      </w:r>
    </w:p>
    <w:p w14:paraId="4CA08121" w14:textId="45586679" w:rsidR="00F17E20" w:rsidRPr="008500AF" w:rsidRDefault="00F17E20"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application of a computational model to Libya’s ongoing civil conflict has demonstrated the potential of </w:t>
      </w:r>
      <w:r w:rsidR="00BD0022">
        <w:rPr>
          <w:rFonts w:ascii="Times New Roman" w:hAnsi="Times New Roman" w:cs="Times New Roman"/>
        </w:rPr>
        <w:t>computational</w:t>
      </w:r>
      <w:r w:rsidRPr="008500AF">
        <w:rPr>
          <w:rFonts w:ascii="Times New Roman" w:hAnsi="Times New Roman" w:cs="Times New Roman"/>
        </w:rPr>
        <w:t xml:space="preserve"> tools </w:t>
      </w:r>
      <w:r w:rsidR="0086644E" w:rsidRPr="008500AF">
        <w:rPr>
          <w:rFonts w:ascii="Times New Roman" w:hAnsi="Times New Roman" w:cs="Times New Roman"/>
        </w:rPr>
        <w:t>to aid</w:t>
      </w:r>
      <w:r w:rsidRPr="008500AF">
        <w:rPr>
          <w:rFonts w:ascii="Times New Roman" w:hAnsi="Times New Roman" w:cs="Times New Roman"/>
        </w:rPr>
        <w:t xml:space="preserve"> </w:t>
      </w:r>
      <w:r w:rsidR="006F17E9" w:rsidRPr="008500AF">
        <w:rPr>
          <w:rFonts w:ascii="Times New Roman" w:hAnsi="Times New Roman" w:cs="Times New Roman"/>
        </w:rPr>
        <w:t>foreign policy</w:t>
      </w:r>
      <w:r w:rsidRPr="008500AF">
        <w:rPr>
          <w:rFonts w:ascii="Times New Roman" w:hAnsi="Times New Roman" w:cs="Times New Roman"/>
        </w:rPr>
        <w:t xml:space="preserve"> analysis. This model produced results consistent with observed phenomenon in the conflict, as well as results consistent with other foreign interventions. </w:t>
      </w:r>
    </w:p>
    <w:p w14:paraId="4486BA83" w14:textId="00165E93" w:rsidR="00F404A8" w:rsidRPr="008500AF" w:rsidRDefault="00F17E20"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model was able to go beyond  human cognitive capability by analyzing the potential combinations of 128 groups. The underlying algorithm, the </w:t>
      </w:r>
      <w:r w:rsidR="006F17E9" w:rsidRPr="008500AF">
        <w:rPr>
          <w:rFonts w:ascii="Times New Roman" w:hAnsi="Times New Roman" w:cs="Times New Roman"/>
        </w:rPr>
        <w:t>B</w:t>
      </w:r>
      <w:r w:rsidRPr="008500AF">
        <w:rPr>
          <w:rFonts w:ascii="Times New Roman" w:hAnsi="Times New Roman" w:cs="Times New Roman"/>
        </w:rPr>
        <w:t xml:space="preserve">ilateral Shapley </w:t>
      </w:r>
      <w:r w:rsidR="006F17E9" w:rsidRPr="008500AF">
        <w:rPr>
          <w:rFonts w:ascii="Times New Roman" w:hAnsi="Times New Roman" w:cs="Times New Roman"/>
        </w:rPr>
        <w:t>V</w:t>
      </w:r>
      <w:r w:rsidRPr="008500AF">
        <w:rPr>
          <w:rFonts w:ascii="Times New Roman" w:hAnsi="Times New Roman" w:cs="Times New Roman"/>
        </w:rPr>
        <w:t xml:space="preserve">alue, was also optimized </w:t>
      </w:r>
      <w:r w:rsidR="00BD0022">
        <w:rPr>
          <w:rFonts w:ascii="Times New Roman" w:hAnsi="Times New Roman" w:cs="Times New Roman"/>
        </w:rPr>
        <w:t>so others can freely implement it in their models</w:t>
      </w:r>
      <w:r w:rsidRPr="008500AF">
        <w:rPr>
          <w:rFonts w:ascii="Times New Roman" w:hAnsi="Times New Roman" w:cs="Times New Roman"/>
        </w:rPr>
        <w:t xml:space="preserve">. </w:t>
      </w:r>
      <w:r w:rsidR="006F17E9" w:rsidRPr="008500AF">
        <w:rPr>
          <w:rFonts w:ascii="Times New Roman" w:hAnsi="Times New Roman" w:cs="Times New Roman"/>
        </w:rPr>
        <w:t xml:space="preserve">This </w:t>
      </w:r>
      <w:r w:rsidR="00BD0022">
        <w:rPr>
          <w:rFonts w:ascii="Times New Roman" w:hAnsi="Times New Roman" w:cs="Times New Roman"/>
        </w:rPr>
        <w:t>availability</w:t>
      </w:r>
      <w:r w:rsidR="006F17E9" w:rsidRPr="008500AF">
        <w:rPr>
          <w:rFonts w:ascii="Times New Roman" w:hAnsi="Times New Roman" w:cs="Times New Roman"/>
        </w:rPr>
        <w:t xml:space="preserve"> allow</w:t>
      </w:r>
      <w:r w:rsidR="00BD0022">
        <w:rPr>
          <w:rFonts w:ascii="Times New Roman" w:hAnsi="Times New Roman" w:cs="Times New Roman"/>
        </w:rPr>
        <w:t>s</w:t>
      </w:r>
      <w:r w:rsidR="006F17E9" w:rsidRPr="008500AF">
        <w:rPr>
          <w:rFonts w:ascii="Times New Roman" w:hAnsi="Times New Roman" w:cs="Times New Roman"/>
        </w:rPr>
        <w:t xml:space="preserve"> for wide application </w:t>
      </w:r>
      <w:r w:rsidR="00BD0022">
        <w:rPr>
          <w:rFonts w:ascii="Times New Roman" w:hAnsi="Times New Roman" w:cs="Times New Roman"/>
        </w:rPr>
        <w:t xml:space="preserve">beyond the specific approach mentioned here. Coalition formation is applicable </w:t>
      </w:r>
      <w:r w:rsidR="006F17E9" w:rsidRPr="008500AF">
        <w:rPr>
          <w:rFonts w:ascii="Times New Roman" w:hAnsi="Times New Roman" w:cs="Times New Roman"/>
        </w:rPr>
        <w:t xml:space="preserve">to any number of situations from village level arguments, to treaty negotiations, to legislative wrangling to major foreign interventions. </w:t>
      </w:r>
      <w:r w:rsidR="00A5145B">
        <w:rPr>
          <w:rFonts w:ascii="Times New Roman" w:hAnsi="Times New Roman" w:cs="Times New Roman"/>
        </w:rPr>
        <w:t>The availability of the BSV algorithm  allows others to find issue</w:t>
      </w:r>
      <w:r w:rsidR="0090228A">
        <w:rPr>
          <w:rFonts w:ascii="Times New Roman" w:hAnsi="Times New Roman" w:cs="Times New Roman"/>
        </w:rPr>
        <w:t>s</w:t>
      </w:r>
      <w:r w:rsidR="00A5145B">
        <w:rPr>
          <w:rFonts w:ascii="Times New Roman" w:hAnsi="Times New Roman" w:cs="Times New Roman"/>
        </w:rPr>
        <w:t xml:space="preserve">, find limitations, or enhance and further its use. </w:t>
      </w:r>
    </w:p>
    <w:p w14:paraId="7FAE002A" w14:textId="08E363A2" w:rsidR="00F17E20" w:rsidRPr="008500AF" w:rsidRDefault="00BD0022"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w:t>
      </w:r>
      <w:r w:rsidR="00A5145B">
        <w:rPr>
          <w:rFonts w:ascii="Times New Roman" w:hAnsi="Times New Roman" w:cs="Times New Roman"/>
        </w:rPr>
        <w:t xml:space="preserve">Mesa Packages as </w:t>
      </w:r>
      <w:r w:rsidR="00C732A0">
        <w:rPr>
          <w:rFonts w:ascii="Times New Roman" w:hAnsi="Times New Roman" w:cs="Times New Roman"/>
        </w:rPr>
        <w:t>a</w:t>
      </w:r>
      <w:r>
        <w:rPr>
          <w:rFonts w:ascii="Times New Roman" w:hAnsi="Times New Roman" w:cs="Times New Roman"/>
        </w:rPr>
        <w:t xml:space="preserve"> validating repository</w:t>
      </w:r>
      <w:r w:rsidR="00F17E20" w:rsidRPr="008500AF">
        <w:rPr>
          <w:rFonts w:ascii="Times New Roman" w:hAnsi="Times New Roman" w:cs="Times New Roman"/>
        </w:rPr>
        <w:t xml:space="preserve"> has the </w:t>
      </w:r>
      <w:r w:rsidR="000507A4" w:rsidRPr="008500AF">
        <w:rPr>
          <w:rFonts w:ascii="Times New Roman" w:hAnsi="Times New Roman" w:cs="Times New Roman"/>
        </w:rPr>
        <w:t xml:space="preserve">potential to revolutionize how we </w:t>
      </w:r>
      <w:r w:rsidR="0086644E" w:rsidRPr="008500AF">
        <w:rPr>
          <w:rFonts w:ascii="Times New Roman" w:hAnsi="Times New Roman" w:cs="Times New Roman"/>
        </w:rPr>
        <w:t>understand</w:t>
      </w:r>
      <w:r w:rsidR="000507A4" w:rsidRPr="008500AF">
        <w:rPr>
          <w:rFonts w:ascii="Times New Roman" w:hAnsi="Times New Roman" w:cs="Times New Roman"/>
        </w:rPr>
        <w:t xml:space="preserve"> </w:t>
      </w:r>
      <w:r w:rsidR="00136A03" w:rsidRPr="008500AF">
        <w:rPr>
          <w:rFonts w:ascii="Times New Roman" w:hAnsi="Times New Roman" w:cs="Times New Roman"/>
        </w:rPr>
        <w:t xml:space="preserve">and engage </w:t>
      </w:r>
      <w:r w:rsidR="000507A4" w:rsidRPr="008500AF">
        <w:rPr>
          <w:rFonts w:ascii="Times New Roman" w:hAnsi="Times New Roman" w:cs="Times New Roman"/>
        </w:rPr>
        <w:t>the world.</w:t>
      </w:r>
      <w:r w:rsidR="006F17E9" w:rsidRPr="008500AF">
        <w:rPr>
          <w:rFonts w:ascii="Times New Roman" w:hAnsi="Times New Roman" w:cs="Times New Roman"/>
        </w:rPr>
        <w:t xml:space="preserve"> Creating a robust ecosystem </w:t>
      </w:r>
      <w:r w:rsidR="00A5145B">
        <w:rPr>
          <w:rFonts w:ascii="Times New Roman" w:hAnsi="Times New Roman" w:cs="Times New Roman"/>
        </w:rPr>
        <w:t>of social science theories allows easier reproducibility to find evidence for</w:t>
      </w:r>
      <w:r w:rsidR="0090228A">
        <w:rPr>
          <w:rFonts w:ascii="Times New Roman" w:hAnsi="Times New Roman" w:cs="Times New Roman"/>
        </w:rPr>
        <w:t xml:space="preserve"> or</w:t>
      </w:r>
      <w:r w:rsidR="00A5145B">
        <w:rPr>
          <w:rFonts w:ascii="Times New Roman" w:hAnsi="Times New Roman" w:cs="Times New Roman"/>
        </w:rPr>
        <w:t xml:space="preserve"> against different approaches. </w:t>
      </w:r>
      <w:r w:rsidR="0090228A">
        <w:rPr>
          <w:rFonts w:ascii="Times New Roman" w:hAnsi="Times New Roman" w:cs="Times New Roman"/>
        </w:rPr>
        <w:t xml:space="preserve">It </w:t>
      </w:r>
      <w:r w:rsidR="00C732A0">
        <w:rPr>
          <w:rFonts w:ascii="Times New Roman" w:hAnsi="Times New Roman" w:cs="Times New Roman"/>
        </w:rPr>
        <w:t>provides practitioners with access to advanced and rigorous theories</w:t>
      </w:r>
      <w:r w:rsidR="0090228A">
        <w:rPr>
          <w:rFonts w:ascii="Times New Roman" w:hAnsi="Times New Roman" w:cs="Times New Roman"/>
        </w:rPr>
        <w:t xml:space="preserve">. </w:t>
      </w:r>
      <w:r w:rsidR="00A5145B">
        <w:rPr>
          <w:rFonts w:ascii="Times New Roman" w:hAnsi="Times New Roman" w:cs="Times New Roman"/>
        </w:rPr>
        <w:t xml:space="preserve">In addition, easily available algorithms will allow </w:t>
      </w:r>
      <w:r w:rsidR="0090228A">
        <w:rPr>
          <w:rFonts w:ascii="Times New Roman" w:hAnsi="Times New Roman" w:cs="Times New Roman"/>
        </w:rPr>
        <w:t xml:space="preserve">theories </w:t>
      </w:r>
      <w:r w:rsidR="00A5145B">
        <w:rPr>
          <w:rFonts w:ascii="Times New Roman" w:hAnsi="Times New Roman" w:cs="Times New Roman"/>
        </w:rPr>
        <w:t xml:space="preserve">to </w:t>
      </w:r>
      <w:r w:rsidR="006F17E9" w:rsidRPr="008500AF">
        <w:rPr>
          <w:rFonts w:ascii="Times New Roman" w:hAnsi="Times New Roman" w:cs="Times New Roman"/>
        </w:rPr>
        <w:t xml:space="preserve">be combined in novel ways </w:t>
      </w:r>
      <w:r w:rsidR="00A5145B">
        <w:rPr>
          <w:rFonts w:ascii="Times New Roman" w:hAnsi="Times New Roman" w:cs="Times New Roman"/>
        </w:rPr>
        <w:t xml:space="preserve">in order to more effectively </w:t>
      </w:r>
      <w:r w:rsidR="0086644E" w:rsidRPr="008500AF">
        <w:rPr>
          <w:rFonts w:ascii="Times New Roman" w:hAnsi="Times New Roman" w:cs="Times New Roman"/>
        </w:rPr>
        <w:t>explore</w:t>
      </w:r>
      <w:r w:rsidR="006F17E9" w:rsidRPr="008500AF">
        <w:rPr>
          <w:rFonts w:ascii="Times New Roman" w:hAnsi="Times New Roman" w:cs="Times New Roman"/>
        </w:rPr>
        <w:t xml:space="preserve"> complex phenomenon</w:t>
      </w:r>
      <w:r w:rsidR="00A5145B">
        <w:rPr>
          <w:rFonts w:ascii="Times New Roman" w:hAnsi="Times New Roman" w:cs="Times New Roman"/>
        </w:rPr>
        <w:t>. This enhanced reproducibility</w:t>
      </w:r>
      <w:r w:rsidR="0090228A">
        <w:rPr>
          <w:rFonts w:ascii="Times New Roman" w:hAnsi="Times New Roman" w:cs="Times New Roman"/>
        </w:rPr>
        <w:t xml:space="preserve">, </w:t>
      </w:r>
      <w:r w:rsidR="00A5145B">
        <w:rPr>
          <w:rFonts w:ascii="Times New Roman" w:hAnsi="Times New Roman" w:cs="Times New Roman"/>
        </w:rPr>
        <w:t xml:space="preserve"> exploration</w:t>
      </w:r>
      <w:r w:rsidR="0090228A">
        <w:rPr>
          <w:rFonts w:ascii="Times New Roman" w:hAnsi="Times New Roman" w:cs="Times New Roman"/>
        </w:rPr>
        <w:t>, and application</w:t>
      </w:r>
      <w:r w:rsidR="006F17E9" w:rsidRPr="008500AF">
        <w:rPr>
          <w:rFonts w:ascii="Times New Roman" w:hAnsi="Times New Roman" w:cs="Times New Roman"/>
        </w:rPr>
        <w:t xml:space="preserve"> </w:t>
      </w:r>
      <w:r w:rsidR="00C732A0">
        <w:rPr>
          <w:rFonts w:ascii="Times New Roman" w:hAnsi="Times New Roman" w:cs="Times New Roman"/>
        </w:rPr>
        <w:t xml:space="preserve">of different theories </w:t>
      </w:r>
      <w:r w:rsidR="006F17E9" w:rsidRPr="008500AF">
        <w:rPr>
          <w:rFonts w:ascii="Times New Roman" w:hAnsi="Times New Roman" w:cs="Times New Roman"/>
        </w:rPr>
        <w:t xml:space="preserve">has the potential to cause a paradigm shift </w:t>
      </w:r>
      <w:r w:rsidR="00A5145B">
        <w:rPr>
          <w:rFonts w:ascii="Times New Roman" w:hAnsi="Times New Roman" w:cs="Times New Roman"/>
        </w:rPr>
        <w:t xml:space="preserve">as it will </w:t>
      </w:r>
      <w:r w:rsidR="0090228A">
        <w:rPr>
          <w:rFonts w:ascii="Times New Roman" w:hAnsi="Times New Roman" w:cs="Times New Roman"/>
        </w:rPr>
        <w:t>enhance</w:t>
      </w:r>
      <w:r w:rsidR="0090228A">
        <w:rPr>
          <w:rFonts w:ascii="Times New Roman" w:hAnsi="Times New Roman" w:cs="Times New Roman"/>
        </w:rPr>
        <w:t xml:space="preserve"> </w:t>
      </w:r>
      <w:r w:rsidR="00A5145B">
        <w:rPr>
          <w:rFonts w:ascii="Times New Roman" w:hAnsi="Times New Roman" w:cs="Times New Roman"/>
        </w:rPr>
        <w:t xml:space="preserve">the search for unifying </w:t>
      </w:r>
      <w:r w:rsidR="006F17E9" w:rsidRPr="008500AF">
        <w:rPr>
          <w:rFonts w:ascii="Times New Roman" w:hAnsi="Times New Roman" w:cs="Times New Roman"/>
        </w:rPr>
        <w:t xml:space="preserve">algorithmic theories </w:t>
      </w:r>
      <w:r w:rsidR="00A5145B">
        <w:rPr>
          <w:rFonts w:ascii="Times New Roman" w:hAnsi="Times New Roman" w:cs="Times New Roman"/>
        </w:rPr>
        <w:t xml:space="preserve">that govern </w:t>
      </w:r>
      <w:r w:rsidR="00A5145B" w:rsidRPr="008500AF">
        <w:rPr>
          <w:rFonts w:ascii="Times New Roman" w:hAnsi="Times New Roman" w:cs="Times New Roman"/>
        </w:rPr>
        <w:t xml:space="preserve"> </w:t>
      </w:r>
      <w:r w:rsidR="006F17E9" w:rsidRPr="008500AF">
        <w:rPr>
          <w:rFonts w:ascii="Times New Roman" w:hAnsi="Times New Roman" w:cs="Times New Roman"/>
        </w:rPr>
        <w:t xml:space="preserve">complex adaptive systems </w:t>
      </w:r>
      <w:r w:rsidR="006F17E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6F17E9" w:rsidRPr="008500AF">
        <w:rPr>
          <w:rFonts w:ascii="Times New Roman" w:hAnsi="Times New Roman" w:cs="Times New Roman"/>
        </w:rPr>
        <w:fldChar w:fldCharType="end"/>
      </w:r>
      <w:r w:rsidR="006F17E9" w:rsidRPr="008500AF">
        <w:rPr>
          <w:rFonts w:ascii="Times New Roman" w:hAnsi="Times New Roman" w:cs="Times New Roman"/>
        </w:rPr>
        <w:t>.</w:t>
      </w:r>
    </w:p>
    <w:p w14:paraId="51493D86" w14:textId="77777777" w:rsidR="00D30A31" w:rsidRPr="008500AF" w:rsidRDefault="00D30A31" w:rsidP="00C06D29">
      <w:pPr>
        <w:pStyle w:val="Heading"/>
        <w:suppressAutoHyphens/>
        <w:spacing w:before="0" w:line="480" w:lineRule="auto"/>
        <w:rPr>
          <w:rFonts w:ascii="Times New Roman" w:hAnsi="Times New Roman" w:cs="Times New Roman"/>
        </w:rPr>
      </w:pPr>
      <w:r w:rsidRPr="008500AF">
        <w:rPr>
          <w:rFonts w:ascii="Times New Roman" w:hAnsi="Times New Roman" w:cs="Times New Roman"/>
        </w:rPr>
        <w:t>references</w:t>
      </w:r>
    </w:p>
    <w:p w14:paraId="557EA5E2" w14:textId="56E14652" w:rsidR="002B36B9" w:rsidRPr="002B36B9" w:rsidRDefault="00F404A8"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8500AF">
        <w:rPr>
          <w:rFonts w:ascii="Times New Roman" w:hAnsi="Times New Roman" w:cs="Times New Roman"/>
        </w:rPr>
        <w:fldChar w:fldCharType="begin" w:fldLock="1"/>
      </w:r>
      <w:r w:rsidRPr="008500AF">
        <w:rPr>
          <w:rFonts w:ascii="Times New Roman" w:hAnsi="Times New Roman" w:cs="Times New Roman"/>
        </w:rPr>
        <w:instrText xml:space="preserve">ADDIN Mendeley Bibliography CSL_BIBLIOGRAPHY </w:instrText>
      </w:r>
      <w:r w:rsidRPr="008500AF">
        <w:rPr>
          <w:rFonts w:ascii="Times New Roman" w:hAnsi="Times New Roman" w:cs="Times New Roman"/>
        </w:rPr>
        <w:fldChar w:fldCharType="separate"/>
      </w:r>
      <w:r w:rsidR="002B36B9" w:rsidRPr="002B36B9">
        <w:rPr>
          <w:rFonts w:ascii="Times New Roman" w:hAnsi="Times New Roman" w:cs="Times New Roman"/>
          <w:noProof/>
          <w:szCs w:val="24"/>
        </w:rPr>
        <w:t xml:space="preserve">Abdollahian, M., Zinig, Y., &amp; Nelson, H. (2013). Techno-Social Energy Infrastructure Siting : Sustainable Energy Modeling Programming ( SEMPro ). </w:t>
      </w:r>
      <w:r w:rsidR="002B36B9" w:rsidRPr="002B36B9">
        <w:rPr>
          <w:rFonts w:ascii="Times New Roman" w:hAnsi="Times New Roman" w:cs="Times New Roman"/>
          <w:i/>
          <w:iCs/>
          <w:noProof/>
          <w:szCs w:val="24"/>
        </w:rPr>
        <w:t>Journal of Artifical Socieities and Simulation</w:t>
      </w:r>
      <w:r w:rsidR="002B36B9" w:rsidRPr="002B36B9">
        <w:rPr>
          <w:rFonts w:ascii="Times New Roman" w:hAnsi="Times New Roman" w:cs="Times New Roman"/>
          <w:noProof/>
          <w:szCs w:val="24"/>
        </w:rPr>
        <w:t xml:space="preserve">, </w:t>
      </w:r>
      <w:r w:rsidR="002B36B9" w:rsidRPr="002B36B9">
        <w:rPr>
          <w:rFonts w:ascii="Times New Roman" w:hAnsi="Times New Roman" w:cs="Times New Roman"/>
          <w:i/>
          <w:iCs/>
          <w:noProof/>
          <w:szCs w:val="24"/>
        </w:rPr>
        <w:t>16</w:t>
      </w:r>
      <w:r w:rsidR="002B36B9" w:rsidRPr="002B36B9">
        <w:rPr>
          <w:rFonts w:ascii="Times New Roman" w:hAnsi="Times New Roman" w:cs="Times New Roman"/>
          <w:noProof/>
          <w:szCs w:val="24"/>
        </w:rPr>
        <w:t>(3), 1–12.</w:t>
      </w:r>
    </w:p>
    <w:p w14:paraId="76AEBC1F"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Bennett, D. S. (2008). Governments, Civilians, and the Evolution of Insurgency: Modeling the Early Dynamics of Insurgencies. </w:t>
      </w:r>
      <w:r w:rsidRPr="002B36B9">
        <w:rPr>
          <w:rFonts w:ascii="Times New Roman" w:hAnsi="Times New Roman" w:cs="Times New Roman"/>
          <w:i/>
          <w:iCs/>
          <w:noProof/>
          <w:szCs w:val="24"/>
        </w:rPr>
        <w:t>Journal of Artificial Societies and Social Simulation</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11</w:t>
      </w:r>
      <w:r w:rsidRPr="002B36B9">
        <w:rPr>
          <w:rFonts w:ascii="Times New Roman" w:hAnsi="Times New Roman" w:cs="Times New Roman"/>
          <w:noProof/>
          <w:szCs w:val="24"/>
        </w:rPr>
        <w:t>(4).</w:t>
      </w:r>
    </w:p>
    <w:p w14:paraId="2873D61E"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lastRenderedPageBreak/>
        <w:t xml:space="preserve">Boduszyński, M. P. (2015). The Libyan revolution and its aftermath / The 2011 Libyan uprisings and the struggle for the post-Qadhafi future. </w:t>
      </w:r>
      <w:r w:rsidRPr="002B36B9">
        <w:rPr>
          <w:rFonts w:ascii="Times New Roman" w:hAnsi="Times New Roman" w:cs="Times New Roman"/>
          <w:i/>
          <w:iCs/>
          <w:noProof/>
          <w:szCs w:val="24"/>
        </w:rPr>
        <w:t>The Journal of North African Studies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20</w:t>
      </w:r>
      <w:r w:rsidRPr="002B36B9">
        <w:rPr>
          <w:rFonts w:ascii="Times New Roman" w:hAnsi="Times New Roman" w:cs="Times New Roman"/>
          <w:noProof/>
          <w:szCs w:val="24"/>
        </w:rPr>
        <w:t>(5), 898–900. https://doi.org/10.1080/13629387.2015.1075307</w:t>
      </w:r>
    </w:p>
    <w:p w14:paraId="7EEA0341"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Bueno De Mesquita, B., Smith, A., Siverson, R. M., &amp; Morrow, J. D. (2003). </w:t>
      </w:r>
      <w:r w:rsidRPr="002B36B9">
        <w:rPr>
          <w:rFonts w:ascii="Times New Roman" w:hAnsi="Times New Roman" w:cs="Times New Roman"/>
          <w:i/>
          <w:iCs/>
          <w:noProof/>
          <w:szCs w:val="24"/>
        </w:rPr>
        <w:t>The Logic of Political Survival</w:t>
      </w:r>
      <w:r w:rsidRPr="002B36B9">
        <w:rPr>
          <w:rFonts w:ascii="Times New Roman" w:hAnsi="Times New Roman" w:cs="Times New Roman"/>
          <w:noProof/>
          <w:szCs w:val="24"/>
        </w:rPr>
        <w:t>. Cambridge, Massachusetts: The MIT Press.</w:t>
      </w:r>
    </w:p>
    <w:p w14:paraId="728BC3F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Caulkins, J. P., Grass, D., Feichtinger, G., &amp; Tragler, G. (2008). Optimizing counter-terror operations: Should one fight fire with “fire” or “water”? </w:t>
      </w:r>
      <w:r w:rsidRPr="002B36B9">
        <w:rPr>
          <w:rFonts w:ascii="Times New Roman" w:hAnsi="Times New Roman" w:cs="Times New Roman"/>
          <w:i/>
          <w:iCs/>
          <w:noProof/>
          <w:szCs w:val="24"/>
        </w:rPr>
        <w:t>Computers and Operations Research</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35</w:t>
      </w:r>
      <w:r w:rsidRPr="002B36B9">
        <w:rPr>
          <w:rFonts w:ascii="Times New Roman" w:hAnsi="Times New Roman" w:cs="Times New Roman"/>
          <w:noProof/>
          <w:szCs w:val="24"/>
        </w:rPr>
        <w:t>(6), 1874–1885. https://doi.org/10.1016/j.cor.2006.09.017</w:t>
      </w:r>
    </w:p>
    <w:p w14:paraId="76E964D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Epstein, J. M. (2002). Modeling civil violence: An agent-based computational approach. </w:t>
      </w:r>
      <w:r w:rsidRPr="002B36B9">
        <w:rPr>
          <w:rFonts w:ascii="Times New Roman" w:hAnsi="Times New Roman" w:cs="Times New Roman"/>
          <w:i/>
          <w:iCs/>
          <w:noProof/>
          <w:szCs w:val="24"/>
        </w:rPr>
        <w:t>Proceedings of the National Academy of Sciences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99</w:t>
      </w:r>
      <w:r w:rsidRPr="002B36B9">
        <w:rPr>
          <w:rFonts w:ascii="Times New Roman" w:hAnsi="Times New Roman" w:cs="Times New Roman"/>
          <w:noProof/>
          <w:szCs w:val="24"/>
        </w:rPr>
        <w:t>(Supplement 3), 7243–7250. https://doi.org/10.1073/pnas.092080199</w:t>
      </w:r>
    </w:p>
    <w:p w14:paraId="72CEA063"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Ferris, T. (2011). </w:t>
      </w:r>
      <w:r w:rsidRPr="002B36B9">
        <w:rPr>
          <w:rFonts w:ascii="Times New Roman" w:hAnsi="Times New Roman" w:cs="Times New Roman"/>
          <w:i/>
          <w:iCs/>
          <w:noProof/>
          <w:szCs w:val="24"/>
        </w:rPr>
        <w:t>The Science of Liberty: Democracy, Reasons and the Laws of Nature</w:t>
      </w:r>
      <w:r w:rsidRPr="002B36B9">
        <w:rPr>
          <w:rFonts w:ascii="Times New Roman" w:hAnsi="Times New Roman" w:cs="Times New Roman"/>
          <w:noProof/>
          <w:szCs w:val="24"/>
        </w:rPr>
        <w:t>. New York: Harper Perennial.</w:t>
      </w:r>
    </w:p>
    <w:p w14:paraId="7BEBE1C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Findley, M. G., &amp; Young, J. K. (2007). Fighting Fire with Fire? How (Not) to Neutralize an Insurgency. </w:t>
      </w:r>
      <w:r w:rsidRPr="002B36B9">
        <w:rPr>
          <w:rFonts w:ascii="Times New Roman" w:hAnsi="Times New Roman" w:cs="Times New Roman"/>
          <w:i/>
          <w:iCs/>
          <w:noProof/>
          <w:szCs w:val="24"/>
        </w:rPr>
        <w:t>Civil Wars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9</w:t>
      </w:r>
      <w:r w:rsidRPr="002B36B9">
        <w:rPr>
          <w:rFonts w:ascii="Times New Roman" w:hAnsi="Times New Roman" w:cs="Times New Roman"/>
          <w:noProof/>
          <w:szCs w:val="24"/>
        </w:rPr>
        <w:t>(4), 378–401. https://doi.org/10.1080/13698240701699482</w:t>
      </w:r>
    </w:p>
    <w:p w14:paraId="2341C48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Galula, D. (2006). </w:t>
      </w:r>
      <w:r w:rsidRPr="002B36B9">
        <w:rPr>
          <w:rFonts w:ascii="Times New Roman" w:hAnsi="Times New Roman" w:cs="Times New Roman"/>
          <w:i/>
          <w:iCs/>
          <w:noProof/>
          <w:szCs w:val="24"/>
        </w:rPr>
        <w:t>Counterinsurgency Warfare: Theory and Practice</w:t>
      </w:r>
      <w:r w:rsidRPr="002B36B9">
        <w:rPr>
          <w:rFonts w:ascii="Times New Roman" w:hAnsi="Times New Roman" w:cs="Times New Roman"/>
          <w:noProof/>
          <w:szCs w:val="24"/>
        </w:rPr>
        <w:t xml:space="preserve"> (2nd ed.). Westport, Connecticut: Praeger Security International. https://doi.org/0-275-99269-1</w:t>
      </w:r>
    </w:p>
    <w:p w14:paraId="2D1DF152"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Gilbert, N., &amp; Troitzsch, K. G. (2005). </w:t>
      </w:r>
      <w:r w:rsidRPr="002B36B9">
        <w:rPr>
          <w:rFonts w:ascii="Times New Roman" w:hAnsi="Times New Roman" w:cs="Times New Roman"/>
          <w:i/>
          <w:iCs/>
          <w:noProof/>
          <w:szCs w:val="24"/>
        </w:rPr>
        <w:t>Simulation for the Social Scientist</w:t>
      </w:r>
      <w:r w:rsidRPr="002B36B9">
        <w:rPr>
          <w:rFonts w:ascii="Times New Roman" w:hAnsi="Times New Roman" w:cs="Times New Roman"/>
          <w:noProof/>
          <w:szCs w:val="24"/>
        </w:rPr>
        <w:t xml:space="preserve"> (2nd, Kindl ed.). New York: Open University Press.</w:t>
      </w:r>
    </w:p>
    <w:p w14:paraId="70BFB50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Grimm, V., Revilla, E., Berger, U., Jeltsch, F., Mooij, W. M., Railsback, S. F., … DeAngelis, D. L. (2005). Pattern-Oriented Modeling of Agent-Based Complex Systems: Lessons from Ecology. </w:t>
      </w:r>
      <w:r w:rsidRPr="002B36B9">
        <w:rPr>
          <w:rFonts w:ascii="Times New Roman" w:hAnsi="Times New Roman" w:cs="Times New Roman"/>
          <w:i/>
          <w:iCs/>
          <w:noProof/>
          <w:szCs w:val="24"/>
        </w:rPr>
        <w:t>Science</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310</w:t>
      </w:r>
      <w:r w:rsidRPr="002B36B9">
        <w:rPr>
          <w:rFonts w:ascii="Times New Roman" w:hAnsi="Times New Roman" w:cs="Times New Roman"/>
          <w:noProof/>
          <w:szCs w:val="24"/>
        </w:rPr>
        <w:t>(5750), 987–991. https://doi.org/10.1126/science.1116681</w:t>
      </w:r>
    </w:p>
    <w:p w14:paraId="05917A8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Joint and Combined Warfighting School 14-2. (2014). Stability Operations. Norfolk, Virginia.</w:t>
      </w:r>
    </w:p>
    <w:p w14:paraId="39167FE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Kalyvas, S. N. (2006). </w:t>
      </w:r>
      <w:r w:rsidRPr="002B36B9">
        <w:rPr>
          <w:rFonts w:ascii="Times New Roman" w:hAnsi="Times New Roman" w:cs="Times New Roman"/>
          <w:i/>
          <w:iCs/>
          <w:noProof/>
          <w:szCs w:val="24"/>
        </w:rPr>
        <w:t>The Logic of Violence in Civil War</w:t>
      </w:r>
      <w:r w:rsidRPr="002B36B9">
        <w:rPr>
          <w:rFonts w:ascii="Times New Roman" w:hAnsi="Times New Roman" w:cs="Times New Roman"/>
          <w:noProof/>
          <w:szCs w:val="24"/>
        </w:rPr>
        <w:t>. New York: Cambridge University Press.</w:t>
      </w:r>
    </w:p>
    <w:p w14:paraId="2F35D29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lastRenderedPageBreak/>
        <w:t>Kazil, J., &amp; Masad, D. (2018). Mesa: Agent-based modeling in Python 3+ — Mesa .1 documentation. Retrieved May 22, 2018, from https://mesa.readthedocs.io/en/master/</w:t>
      </w:r>
    </w:p>
    <w:p w14:paraId="3EDC55C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Ketchpel, S. (1995). Coalition Formation Among Autonomous Agents. </w:t>
      </w:r>
      <w:r w:rsidRPr="002B36B9">
        <w:rPr>
          <w:rFonts w:ascii="Times New Roman" w:hAnsi="Times New Roman" w:cs="Times New Roman"/>
          <w:i/>
          <w:iCs/>
          <w:noProof/>
          <w:szCs w:val="24"/>
        </w:rPr>
        <w:t>From Reaction to Cognition</w:t>
      </w:r>
      <w:r w:rsidRPr="002B36B9">
        <w:rPr>
          <w:rFonts w:ascii="Times New Roman" w:hAnsi="Times New Roman" w:cs="Times New Roman"/>
          <w:noProof/>
          <w:szCs w:val="24"/>
        </w:rPr>
        <w:t>, (957), 73–88.</w:t>
      </w:r>
    </w:p>
    <w:p w14:paraId="25D471B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Kilcullen, D. (2010). </w:t>
      </w:r>
      <w:r w:rsidRPr="002B36B9">
        <w:rPr>
          <w:rFonts w:ascii="Times New Roman" w:hAnsi="Times New Roman" w:cs="Times New Roman"/>
          <w:i/>
          <w:iCs/>
          <w:noProof/>
          <w:szCs w:val="24"/>
        </w:rPr>
        <w:t>Counterinsurgency</w:t>
      </w:r>
      <w:r w:rsidRPr="002B36B9">
        <w:rPr>
          <w:rFonts w:ascii="Times New Roman" w:hAnsi="Times New Roman" w:cs="Times New Roman"/>
          <w:noProof/>
          <w:szCs w:val="24"/>
        </w:rPr>
        <w:t>. Oxford: Oxford University Press.</w:t>
      </w:r>
    </w:p>
    <w:p w14:paraId="621C3873"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Kress, M., &amp; MacKay, N. J. (2014). Bits Or Shots In Combat? The Generalized Deitchman Model of Guerrilla Warfare. </w:t>
      </w:r>
      <w:r w:rsidRPr="002B36B9">
        <w:rPr>
          <w:rFonts w:ascii="Times New Roman" w:hAnsi="Times New Roman" w:cs="Times New Roman"/>
          <w:i/>
          <w:iCs/>
          <w:noProof/>
          <w:szCs w:val="24"/>
        </w:rPr>
        <w:t>Operations Research Letters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42</w:t>
      </w:r>
      <w:r w:rsidRPr="002B36B9">
        <w:rPr>
          <w:rFonts w:ascii="Times New Roman" w:hAnsi="Times New Roman" w:cs="Times New Roman"/>
          <w:noProof/>
          <w:szCs w:val="24"/>
        </w:rPr>
        <w:t>(1), 102–108. https://doi.org/10.1016/j.orl.2013.08.004</w:t>
      </w:r>
    </w:p>
    <w:p w14:paraId="6FAE76FB"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Libya profile - Timeline - BBC News. (2017). Retrieved May 8, 2017, from http://www.bbc.com/news/world-africa-13755445</w:t>
      </w:r>
    </w:p>
    <w:p w14:paraId="131767E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Malamud-Goti, J. (1996). </w:t>
      </w:r>
      <w:r w:rsidRPr="002B36B9">
        <w:rPr>
          <w:rFonts w:ascii="Times New Roman" w:hAnsi="Times New Roman" w:cs="Times New Roman"/>
          <w:i/>
          <w:iCs/>
          <w:noProof/>
          <w:szCs w:val="24"/>
        </w:rPr>
        <w:t>Game Without End: State Terror and the Politics of Justice</w:t>
      </w:r>
      <w:r w:rsidRPr="002B36B9">
        <w:rPr>
          <w:rFonts w:ascii="Times New Roman" w:hAnsi="Times New Roman" w:cs="Times New Roman"/>
          <w:noProof/>
          <w:szCs w:val="24"/>
        </w:rPr>
        <w:t>. Norman, Oklahoma: Oklahoma University Press.</w:t>
      </w:r>
    </w:p>
    <w:p w14:paraId="03F9F857"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Noton, M., Mitchell, C. R., &amp; Janes, F. R. (1974). The systems analysis of conflict. </w:t>
      </w:r>
      <w:r w:rsidRPr="002B36B9">
        <w:rPr>
          <w:rFonts w:ascii="Times New Roman" w:hAnsi="Times New Roman" w:cs="Times New Roman"/>
          <w:i/>
          <w:iCs/>
          <w:noProof/>
          <w:szCs w:val="24"/>
        </w:rPr>
        <w:t>Futures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6</w:t>
      </w:r>
      <w:r w:rsidRPr="002B36B9">
        <w:rPr>
          <w:rFonts w:ascii="Times New Roman" w:hAnsi="Times New Roman" w:cs="Times New Roman"/>
          <w:noProof/>
          <w:szCs w:val="24"/>
        </w:rPr>
        <w:t>(2), 114–132. https://doi.org/10.1016/0016-3287(74)90018-4</w:t>
      </w:r>
    </w:p>
    <w:p w14:paraId="27B8D8E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Pechenkina, A. O., &amp; Bennett, D. S. (2017). Violent and Non-Violent Strategies of Counterinsurgency Two Broad Approaches to Counterinsurgency. </w:t>
      </w:r>
      <w:r w:rsidRPr="002B36B9">
        <w:rPr>
          <w:rFonts w:ascii="Times New Roman" w:hAnsi="Times New Roman" w:cs="Times New Roman"/>
          <w:i/>
          <w:iCs/>
          <w:noProof/>
          <w:szCs w:val="24"/>
        </w:rPr>
        <w:t>The Journal of Artifical Societies and Social Simulations</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20</w:t>
      </w:r>
      <w:r w:rsidRPr="002B36B9">
        <w:rPr>
          <w:rFonts w:ascii="Times New Roman" w:hAnsi="Times New Roman" w:cs="Times New Roman"/>
          <w:noProof/>
          <w:szCs w:val="24"/>
        </w:rPr>
        <w:t>(4).</w:t>
      </w:r>
    </w:p>
    <w:p w14:paraId="7965F1B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Roth, A. E. (1988). </w:t>
      </w:r>
      <w:r w:rsidRPr="002B36B9">
        <w:rPr>
          <w:rFonts w:ascii="Times New Roman" w:hAnsi="Times New Roman" w:cs="Times New Roman"/>
          <w:i/>
          <w:iCs/>
          <w:noProof/>
          <w:szCs w:val="24"/>
        </w:rPr>
        <w:t>The Shapley Value</w:t>
      </w:r>
      <w:r w:rsidRPr="002B36B9">
        <w:rPr>
          <w:rFonts w:ascii="Times New Roman" w:hAnsi="Times New Roman" w:cs="Times New Roman"/>
          <w:noProof/>
          <w:szCs w:val="24"/>
        </w:rPr>
        <w:t xml:space="preserve">. </w:t>
      </w:r>
      <w:r w:rsidRPr="002B36B9">
        <w:rPr>
          <w:rFonts w:ascii="Times New Roman" w:hAnsi="Times New Roman" w:cs="Times New Roman"/>
          <w:i/>
          <w:iCs/>
          <w:noProof/>
          <w:szCs w:val="24"/>
        </w:rPr>
        <w:t>Game Theory and Applications</w:t>
      </w:r>
      <w:r w:rsidRPr="002B36B9">
        <w:rPr>
          <w:rFonts w:ascii="Times New Roman" w:hAnsi="Times New Roman" w:cs="Times New Roman"/>
          <w:noProof/>
          <w:szCs w:val="24"/>
        </w:rPr>
        <w:t>. https://doi.org/10.1017/CBO9780511528446</w:t>
      </w:r>
    </w:p>
    <w:p w14:paraId="56F673C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Sonmez, J. (2017). Best Programming Language to Learn: The Top 10 Programming Languages To Learn In 2018. Retrieved May 22, 2018, from https://simpleprogrammer.com/top-10-programming-languages-learn-2018-javascript-c-python/</w:t>
      </w:r>
    </w:p>
    <w:p w14:paraId="47C4C75A"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University Corporation of Atmospheric Research. (n.d.). CESM Models | CCSM4.0 Public Release. Retrieved June 24, 2018, from http://www.cesm.ucar.edu/models/ccsm4.0/</w:t>
      </w:r>
    </w:p>
    <w:p w14:paraId="63209FA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lastRenderedPageBreak/>
        <w:t>USAID. (2018). U.S. Foreign Aid by Country. Retrieved June 7, 2018, from https://explorer.usaid.gov/cd/AFG</w:t>
      </w:r>
    </w:p>
    <w:p w14:paraId="7599F9A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Weber, M., &amp; Dreijmanis, J. (2008). </w:t>
      </w:r>
      <w:r w:rsidRPr="002B36B9">
        <w:rPr>
          <w:rFonts w:ascii="Times New Roman" w:hAnsi="Times New Roman" w:cs="Times New Roman"/>
          <w:i/>
          <w:iCs/>
          <w:noProof/>
          <w:szCs w:val="24"/>
        </w:rPr>
        <w:t>Max Weber’s Complete Writings on Academic and Political Vocations</w:t>
      </w:r>
      <w:r w:rsidRPr="002B36B9">
        <w:rPr>
          <w:rFonts w:ascii="Times New Roman" w:hAnsi="Times New Roman" w:cs="Times New Roman"/>
          <w:noProof/>
          <w:szCs w:val="24"/>
        </w:rPr>
        <w:t>. New York: Algora Publishing.</w:t>
      </w:r>
    </w:p>
    <w:p w14:paraId="2F0C2F2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szCs w:val="24"/>
        </w:rPr>
      </w:pPr>
      <w:r w:rsidRPr="002B36B9">
        <w:rPr>
          <w:rFonts w:ascii="Times New Roman" w:hAnsi="Times New Roman" w:cs="Times New Roman"/>
          <w:noProof/>
          <w:szCs w:val="24"/>
        </w:rPr>
        <w:t xml:space="preserve">Yoav, S., &amp; Leyton-Brown, K. (2009). </w:t>
      </w:r>
      <w:r w:rsidRPr="002B36B9">
        <w:rPr>
          <w:rFonts w:ascii="Times New Roman" w:hAnsi="Times New Roman" w:cs="Times New Roman"/>
          <w:i/>
          <w:iCs/>
          <w:noProof/>
          <w:szCs w:val="24"/>
        </w:rPr>
        <w:t>Multiagent Systems: Algorithmic, Game-Theoretic, and Logical Foundations</w:t>
      </w:r>
      <w:r w:rsidRPr="002B36B9">
        <w:rPr>
          <w:rFonts w:ascii="Times New Roman" w:hAnsi="Times New Roman" w:cs="Times New Roman"/>
          <w:noProof/>
          <w:szCs w:val="24"/>
        </w:rPr>
        <w:t xml:space="preserve"> (Kindle). New York: Cambridge University Press.</w:t>
      </w:r>
    </w:p>
    <w:p w14:paraId="017A9636"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szCs w:val="24"/>
        </w:rPr>
        <w:t xml:space="preserve">Zinig, Y., &amp; Zagorowski, P. (2017). Climate Variability, Opposition Group Formation and Conflict Onset. In V. G. Duffy (Ed.), </w:t>
      </w:r>
      <w:r w:rsidRPr="002B36B9">
        <w:rPr>
          <w:rFonts w:ascii="Times New Roman" w:hAnsi="Times New Roman" w:cs="Times New Roman"/>
          <w:i/>
          <w:iCs/>
          <w:noProof/>
          <w:szCs w:val="24"/>
        </w:rPr>
        <w:t>Advances in Applied Digital Human Modeling and Simulation: Proceedings of the AHFE 2016 International Conference on Digital Human Modeling and Simulation</w:t>
      </w:r>
      <w:r w:rsidRPr="002B36B9">
        <w:rPr>
          <w:rFonts w:ascii="Times New Roman" w:hAnsi="Times New Roman" w:cs="Times New Roman"/>
          <w:noProof/>
          <w:szCs w:val="24"/>
        </w:rPr>
        <w:t xml:space="preserve"> (pp. 183–191). Springer.</w:t>
      </w:r>
    </w:p>
    <w:p w14:paraId="78C0AADA" w14:textId="77777777" w:rsidR="003A33B4" w:rsidRPr="008500AF" w:rsidRDefault="00F404A8" w:rsidP="00C06D29">
      <w:pPr>
        <w:widowControl w:val="0"/>
        <w:suppressAutoHyphens/>
        <w:autoSpaceDE w:val="0"/>
        <w:autoSpaceDN w:val="0"/>
        <w:adjustRightInd w:val="0"/>
        <w:spacing w:line="480" w:lineRule="auto"/>
        <w:ind w:left="480" w:hanging="480"/>
        <w:rPr>
          <w:rFonts w:ascii="Times New Roman" w:hAnsi="Times New Roman" w:cs="Times New Roman"/>
        </w:rPr>
      </w:pPr>
      <w:r w:rsidRPr="008500AF">
        <w:rPr>
          <w:rFonts w:ascii="Times New Roman" w:hAnsi="Times New Roman" w:cs="Times New Roman"/>
        </w:rPr>
        <w:fldChar w:fldCharType="end"/>
      </w:r>
    </w:p>
    <w:p w14:paraId="1267727F" w14:textId="77777777" w:rsidR="00DA159C" w:rsidRPr="008500AF" w:rsidRDefault="00DA159C" w:rsidP="00C06D29">
      <w:pPr>
        <w:suppressAutoHyphens/>
        <w:spacing w:line="480" w:lineRule="auto"/>
        <w:rPr>
          <w:rFonts w:ascii="Times New Roman" w:hAnsi="Times New Roman" w:cs="Times New Roman"/>
        </w:rPr>
      </w:pPr>
    </w:p>
    <w:sectPr w:rsidR="00DA159C" w:rsidRPr="008500AF" w:rsidSect="0048286A">
      <w:type w:val="continuous"/>
      <w:pgSz w:w="12240" w:h="15840" w:code="1"/>
      <w:pgMar w:top="1282" w:right="1440" w:bottom="965" w:left="1440" w:header="1138" w:footer="850" w:gutter="0"/>
      <w:cols w:space="54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194AA43B" w14:textId="77777777" w:rsidR="00BD0022" w:rsidRDefault="00BD0022">
      <w:pPr>
        <w:pStyle w:val="CommentText"/>
      </w:pPr>
      <w:r>
        <w:rPr>
          <w:rStyle w:val="CommentReference"/>
        </w:rPr>
        <w:annotationRef/>
      </w:r>
      <w:r>
        <w:t xml:space="preserve">Again start off with a more general intro. Also one could link to  community models in the climate community as one of the success stories. </w:t>
      </w:r>
    </w:p>
  </w:comment>
  <w:comment w:id="2" w:author="Author" w:initials="A">
    <w:p w14:paraId="5F8B2833" w14:textId="77777777" w:rsidR="00BD0022" w:rsidRDefault="00BD0022">
      <w:pPr>
        <w:pStyle w:val="CommentText"/>
      </w:pPr>
      <w:r>
        <w:rPr>
          <w:rStyle w:val="CommentReference"/>
        </w:rPr>
        <w:annotationRef/>
      </w:r>
      <w:r>
        <w:t xml:space="preserve">Hopefully you provide a argument how forign policy is currently done, why there is a need for this and also how comp tools have already helped in some way. </w:t>
      </w:r>
    </w:p>
  </w:comment>
  <w:comment w:id="3" w:author="Author" w:initials="A">
    <w:p w14:paraId="3B405445" w14:textId="29B06F22" w:rsidR="00BD0022" w:rsidRDefault="00BD0022">
      <w:pPr>
        <w:pStyle w:val="CommentText"/>
      </w:pPr>
      <w:r>
        <w:rPr>
          <w:rStyle w:val="CommentReference"/>
        </w:rPr>
        <w:annotationRef/>
      </w:r>
      <w:r>
        <w:t xml:space="preserve">Need to make the argument that FP should have the same tools as these but currently this is not the case.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4AA43B" w15:done="0"/>
  <w15:commentEx w15:paraId="5F8B2833" w15:done="0"/>
  <w15:commentEx w15:paraId="3B4054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4AA43B" w16cid:durableId="1ED8E6B6"/>
  <w16cid:commentId w16cid:paraId="5F8B2833" w16cid:durableId="1ED8E70E"/>
  <w16cid:commentId w16cid:paraId="3B405445" w16cid:durableId="1ED8E7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54B48" w14:textId="77777777" w:rsidR="00D027FC" w:rsidRDefault="00D027FC">
      <w:r>
        <w:separator/>
      </w:r>
    </w:p>
  </w:endnote>
  <w:endnote w:type="continuationSeparator" w:id="0">
    <w:p w14:paraId="566687DE" w14:textId="77777777" w:rsidR="00D027FC" w:rsidRDefault="00D02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2690A" w14:textId="77777777" w:rsidR="00D027FC" w:rsidRDefault="00D027FC">
      <w:r>
        <w:separator/>
      </w:r>
    </w:p>
  </w:footnote>
  <w:footnote w:type="continuationSeparator" w:id="0">
    <w:p w14:paraId="2D0FC2E3" w14:textId="77777777" w:rsidR="00D027FC" w:rsidRDefault="00D027FC">
      <w:r>
        <w:continuationSeparator/>
      </w:r>
    </w:p>
  </w:footnote>
  <w:footnote w:id="1">
    <w:p w14:paraId="22DEE0A7" w14:textId="7903F5B9" w:rsidR="002B36B9" w:rsidRDefault="002B36B9">
      <w:pPr>
        <w:pStyle w:val="FootnoteText"/>
      </w:pPr>
      <w:ins w:id="6" w:author="Author">
        <w:r>
          <w:rPr>
            <w:rStyle w:val="FootnoteReference"/>
          </w:rPr>
          <w:footnoteRef/>
        </w:r>
        <w:r>
          <w:t xml:space="preserve"> The climate models are available at </w:t>
        </w:r>
        <w:r w:rsidRPr="002B36B9">
          <w:t>http://www.cesm.ucar.edu/models/ccsm4.0/</w:t>
        </w:r>
      </w:ins>
    </w:p>
  </w:footnote>
  <w:footnote w:id="2">
    <w:p w14:paraId="409371B8" w14:textId="0EF6607C" w:rsidR="002B36B9" w:rsidRDefault="002B36B9">
      <w:pPr>
        <w:pStyle w:val="FootnoteText"/>
      </w:pPr>
      <w:ins w:id="7" w:author="Author">
        <w:r>
          <w:rPr>
            <w:rStyle w:val="FootnoteReference"/>
          </w:rPr>
          <w:footnoteRef/>
        </w:r>
        <w:r>
          <w:t xml:space="preserve"> The AI libraries are too numerous to mention but two examples are SciKit Learn at </w:t>
        </w:r>
        <w:r>
          <w:fldChar w:fldCharType="begin"/>
        </w:r>
        <w:r>
          <w:instrText xml:space="preserve"> HYPERLINK "</w:instrText>
        </w:r>
        <w:r w:rsidRPr="002B36B9">
          <w:instrText>http://scikit-learn.org/stable/index.html</w:instrText>
        </w:r>
        <w:r>
          <w:instrText xml:space="preserve">" </w:instrText>
        </w:r>
        <w:r>
          <w:fldChar w:fldCharType="separate"/>
        </w:r>
        <w:r w:rsidRPr="00D94CD9">
          <w:rPr>
            <w:rStyle w:val="Hyperlink"/>
          </w:rPr>
          <w:t>http://scikit-learn.org/stable/index.html</w:t>
        </w:r>
        <w:r>
          <w:fldChar w:fldCharType="end"/>
        </w:r>
        <w:r>
          <w:t xml:space="preserve"> and TensorFlow at </w:t>
        </w:r>
        <w:r w:rsidRPr="002B36B9">
          <w:t>https://www.tensorflow.org/</w:t>
        </w:r>
      </w:ins>
    </w:p>
  </w:footnote>
  <w:footnote w:id="3">
    <w:p w14:paraId="200A9213" w14:textId="77777777" w:rsidR="00BD0022" w:rsidRDefault="00BD0022">
      <w:pPr>
        <w:pStyle w:val="FootnoteText"/>
      </w:pPr>
      <w:r>
        <w:rPr>
          <w:rStyle w:val="FootnoteReference"/>
        </w:rPr>
        <w:footnoteRef/>
      </w:r>
      <w:r>
        <w:t xml:space="preserve"> A detailed description of the module and an example implementation is available at </w:t>
      </w:r>
      <w:hyperlink r:id="rId1" w:history="1">
        <w:r w:rsidRPr="002C7050">
          <w:rPr>
            <w:rStyle w:val="Hyperlink"/>
          </w:rPr>
          <w:t>https://github.com/tpike3/bilateralshapley/blob/master/README.md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06B94"/>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2BD4"/>
    <w:rsid w:val="00053F11"/>
    <w:rsid w:val="00054DCE"/>
    <w:rsid w:val="00055315"/>
    <w:rsid w:val="00055617"/>
    <w:rsid w:val="000566CE"/>
    <w:rsid w:val="00060813"/>
    <w:rsid w:val="00063D91"/>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453"/>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67BE"/>
    <w:rsid w:val="001873E3"/>
    <w:rsid w:val="001915F4"/>
    <w:rsid w:val="00193429"/>
    <w:rsid w:val="00194F4A"/>
    <w:rsid w:val="00195C13"/>
    <w:rsid w:val="001A0F27"/>
    <w:rsid w:val="001A1852"/>
    <w:rsid w:val="001A3A4C"/>
    <w:rsid w:val="001A7AED"/>
    <w:rsid w:val="001A7B4F"/>
    <w:rsid w:val="001B027A"/>
    <w:rsid w:val="001B2B4C"/>
    <w:rsid w:val="001B3DD5"/>
    <w:rsid w:val="001B6949"/>
    <w:rsid w:val="001B77A0"/>
    <w:rsid w:val="001C7FC2"/>
    <w:rsid w:val="001D0FDF"/>
    <w:rsid w:val="001D2EC5"/>
    <w:rsid w:val="001D2F60"/>
    <w:rsid w:val="001D34D5"/>
    <w:rsid w:val="001D6E19"/>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3CEC"/>
    <w:rsid w:val="0023649E"/>
    <w:rsid w:val="00240A0A"/>
    <w:rsid w:val="002467CE"/>
    <w:rsid w:val="00246D5A"/>
    <w:rsid w:val="0024786B"/>
    <w:rsid w:val="002479D3"/>
    <w:rsid w:val="00247D37"/>
    <w:rsid w:val="00252305"/>
    <w:rsid w:val="002541ED"/>
    <w:rsid w:val="0025434F"/>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36B9"/>
    <w:rsid w:val="002B4F57"/>
    <w:rsid w:val="002B75A6"/>
    <w:rsid w:val="002C411C"/>
    <w:rsid w:val="002D44C1"/>
    <w:rsid w:val="002D47BC"/>
    <w:rsid w:val="002D5736"/>
    <w:rsid w:val="002D7792"/>
    <w:rsid w:val="002D7A7A"/>
    <w:rsid w:val="002E0E8C"/>
    <w:rsid w:val="002E11AF"/>
    <w:rsid w:val="002E6280"/>
    <w:rsid w:val="002E6BA6"/>
    <w:rsid w:val="002E7337"/>
    <w:rsid w:val="002F3D49"/>
    <w:rsid w:val="00302742"/>
    <w:rsid w:val="0030279E"/>
    <w:rsid w:val="00303248"/>
    <w:rsid w:val="00303392"/>
    <w:rsid w:val="00304DD5"/>
    <w:rsid w:val="003120B4"/>
    <w:rsid w:val="00313F96"/>
    <w:rsid w:val="00315E12"/>
    <w:rsid w:val="00316774"/>
    <w:rsid w:val="00321F83"/>
    <w:rsid w:val="003302A1"/>
    <w:rsid w:val="00331E66"/>
    <w:rsid w:val="003364B5"/>
    <w:rsid w:val="0033675B"/>
    <w:rsid w:val="00340AB1"/>
    <w:rsid w:val="00341EC0"/>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1E3E"/>
    <w:rsid w:val="003B206F"/>
    <w:rsid w:val="003B2FF0"/>
    <w:rsid w:val="003B3058"/>
    <w:rsid w:val="003B333C"/>
    <w:rsid w:val="003B51D5"/>
    <w:rsid w:val="003B6318"/>
    <w:rsid w:val="003B79D0"/>
    <w:rsid w:val="003C05FC"/>
    <w:rsid w:val="003C205F"/>
    <w:rsid w:val="003C245F"/>
    <w:rsid w:val="003C477D"/>
    <w:rsid w:val="003C705C"/>
    <w:rsid w:val="003D0516"/>
    <w:rsid w:val="003D3173"/>
    <w:rsid w:val="003D41A2"/>
    <w:rsid w:val="003D535F"/>
    <w:rsid w:val="003D6A17"/>
    <w:rsid w:val="003D76CF"/>
    <w:rsid w:val="003E1662"/>
    <w:rsid w:val="003E54CC"/>
    <w:rsid w:val="003E5B4B"/>
    <w:rsid w:val="003E6F0D"/>
    <w:rsid w:val="003F3F84"/>
    <w:rsid w:val="003F4F8D"/>
    <w:rsid w:val="003F5E1C"/>
    <w:rsid w:val="003F68C5"/>
    <w:rsid w:val="003F7451"/>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08EF"/>
    <w:rsid w:val="00462A3A"/>
    <w:rsid w:val="004669D7"/>
    <w:rsid w:val="00474832"/>
    <w:rsid w:val="004821C6"/>
    <w:rsid w:val="0048286A"/>
    <w:rsid w:val="00483282"/>
    <w:rsid w:val="00485584"/>
    <w:rsid w:val="0048625F"/>
    <w:rsid w:val="0049061C"/>
    <w:rsid w:val="00490DBE"/>
    <w:rsid w:val="00493497"/>
    <w:rsid w:val="00494E11"/>
    <w:rsid w:val="00496765"/>
    <w:rsid w:val="00496934"/>
    <w:rsid w:val="004A068B"/>
    <w:rsid w:val="004A0963"/>
    <w:rsid w:val="004B2B1D"/>
    <w:rsid w:val="004B7B21"/>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4A04"/>
    <w:rsid w:val="00576BDA"/>
    <w:rsid w:val="00580A29"/>
    <w:rsid w:val="00581545"/>
    <w:rsid w:val="00581BA2"/>
    <w:rsid w:val="005852AA"/>
    <w:rsid w:val="00590B37"/>
    <w:rsid w:val="00591D4A"/>
    <w:rsid w:val="00593DDC"/>
    <w:rsid w:val="005A0737"/>
    <w:rsid w:val="005A0A58"/>
    <w:rsid w:val="005A1D42"/>
    <w:rsid w:val="005A2B79"/>
    <w:rsid w:val="005A34C6"/>
    <w:rsid w:val="005B0F35"/>
    <w:rsid w:val="005B765A"/>
    <w:rsid w:val="005C5F01"/>
    <w:rsid w:val="005D0E56"/>
    <w:rsid w:val="005D722A"/>
    <w:rsid w:val="005D7D99"/>
    <w:rsid w:val="005E22E1"/>
    <w:rsid w:val="005E50B4"/>
    <w:rsid w:val="005F3E9C"/>
    <w:rsid w:val="005F7BB5"/>
    <w:rsid w:val="006019FD"/>
    <w:rsid w:val="00602447"/>
    <w:rsid w:val="006071C0"/>
    <w:rsid w:val="0061028F"/>
    <w:rsid w:val="006148F6"/>
    <w:rsid w:val="00615F56"/>
    <w:rsid w:val="00617231"/>
    <w:rsid w:val="00617CBB"/>
    <w:rsid w:val="00620AE8"/>
    <w:rsid w:val="00623103"/>
    <w:rsid w:val="006234FA"/>
    <w:rsid w:val="006325FF"/>
    <w:rsid w:val="00634A52"/>
    <w:rsid w:val="006360A2"/>
    <w:rsid w:val="00637AFD"/>
    <w:rsid w:val="00640C15"/>
    <w:rsid w:val="00642872"/>
    <w:rsid w:val="006470EE"/>
    <w:rsid w:val="006471DB"/>
    <w:rsid w:val="00651864"/>
    <w:rsid w:val="00651C19"/>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001D"/>
    <w:rsid w:val="006D44FE"/>
    <w:rsid w:val="006D7F2B"/>
    <w:rsid w:val="006E1506"/>
    <w:rsid w:val="006E5D87"/>
    <w:rsid w:val="006F17E9"/>
    <w:rsid w:val="006F39AA"/>
    <w:rsid w:val="006F50F8"/>
    <w:rsid w:val="006F76B7"/>
    <w:rsid w:val="006F7988"/>
    <w:rsid w:val="00700521"/>
    <w:rsid w:val="007005A0"/>
    <w:rsid w:val="00702ABE"/>
    <w:rsid w:val="007039AD"/>
    <w:rsid w:val="00711483"/>
    <w:rsid w:val="0071220E"/>
    <w:rsid w:val="00714329"/>
    <w:rsid w:val="007216B9"/>
    <w:rsid w:val="00722AEA"/>
    <w:rsid w:val="00722D6F"/>
    <w:rsid w:val="007314BC"/>
    <w:rsid w:val="00732DE8"/>
    <w:rsid w:val="007368D1"/>
    <w:rsid w:val="00741ABD"/>
    <w:rsid w:val="00742DC9"/>
    <w:rsid w:val="007435AD"/>
    <w:rsid w:val="00743807"/>
    <w:rsid w:val="007453D1"/>
    <w:rsid w:val="00747ED9"/>
    <w:rsid w:val="007523B4"/>
    <w:rsid w:val="007534CF"/>
    <w:rsid w:val="00753C7D"/>
    <w:rsid w:val="00756142"/>
    <w:rsid w:val="00770CC6"/>
    <w:rsid w:val="00772CC3"/>
    <w:rsid w:val="0078405B"/>
    <w:rsid w:val="007850F9"/>
    <w:rsid w:val="0078686A"/>
    <w:rsid w:val="00787D28"/>
    <w:rsid w:val="007933B4"/>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3565"/>
    <w:rsid w:val="007F5A75"/>
    <w:rsid w:val="007F74A9"/>
    <w:rsid w:val="007F7B9A"/>
    <w:rsid w:val="00801522"/>
    <w:rsid w:val="00805658"/>
    <w:rsid w:val="00805CA9"/>
    <w:rsid w:val="00810EC7"/>
    <w:rsid w:val="008134E9"/>
    <w:rsid w:val="00821562"/>
    <w:rsid w:val="00821741"/>
    <w:rsid w:val="00821E28"/>
    <w:rsid w:val="00822438"/>
    <w:rsid w:val="00822B8E"/>
    <w:rsid w:val="008242D3"/>
    <w:rsid w:val="00831D36"/>
    <w:rsid w:val="00833617"/>
    <w:rsid w:val="00834AA7"/>
    <w:rsid w:val="00836CE3"/>
    <w:rsid w:val="0084062C"/>
    <w:rsid w:val="008406DC"/>
    <w:rsid w:val="008438A8"/>
    <w:rsid w:val="008443A6"/>
    <w:rsid w:val="00846AB8"/>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C6292"/>
    <w:rsid w:val="008D29AB"/>
    <w:rsid w:val="008D45A3"/>
    <w:rsid w:val="008D485C"/>
    <w:rsid w:val="008D4EA1"/>
    <w:rsid w:val="008D7D61"/>
    <w:rsid w:val="008E0539"/>
    <w:rsid w:val="008E491A"/>
    <w:rsid w:val="008E7C57"/>
    <w:rsid w:val="008F4155"/>
    <w:rsid w:val="009006BE"/>
    <w:rsid w:val="0090228A"/>
    <w:rsid w:val="00903453"/>
    <w:rsid w:val="00907239"/>
    <w:rsid w:val="00910AEC"/>
    <w:rsid w:val="00917636"/>
    <w:rsid w:val="00920AFB"/>
    <w:rsid w:val="0092107D"/>
    <w:rsid w:val="0093165A"/>
    <w:rsid w:val="00934292"/>
    <w:rsid w:val="0094391F"/>
    <w:rsid w:val="00946B61"/>
    <w:rsid w:val="00946F79"/>
    <w:rsid w:val="00950A94"/>
    <w:rsid w:val="00951131"/>
    <w:rsid w:val="009516AF"/>
    <w:rsid w:val="00955C55"/>
    <w:rsid w:val="009577AE"/>
    <w:rsid w:val="0096020E"/>
    <w:rsid w:val="00961CEF"/>
    <w:rsid w:val="00963114"/>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1449"/>
    <w:rsid w:val="009C546F"/>
    <w:rsid w:val="009D4845"/>
    <w:rsid w:val="009D5D10"/>
    <w:rsid w:val="009D7F38"/>
    <w:rsid w:val="009E0DAA"/>
    <w:rsid w:val="009E4881"/>
    <w:rsid w:val="009F1B08"/>
    <w:rsid w:val="009F214D"/>
    <w:rsid w:val="009F2658"/>
    <w:rsid w:val="009F3C90"/>
    <w:rsid w:val="009F504A"/>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5981"/>
    <w:rsid w:val="00A4731B"/>
    <w:rsid w:val="00A509F6"/>
    <w:rsid w:val="00A50FD8"/>
    <w:rsid w:val="00A5145B"/>
    <w:rsid w:val="00A533CB"/>
    <w:rsid w:val="00A5687C"/>
    <w:rsid w:val="00A56886"/>
    <w:rsid w:val="00A56F64"/>
    <w:rsid w:val="00A62F5E"/>
    <w:rsid w:val="00A6402F"/>
    <w:rsid w:val="00A678CC"/>
    <w:rsid w:val="00A70793"/>
    <w:rsid w:val="00A717CC"/>
    <w:rsid w:val="00A74865"/>
    <w:rsid w:val="00A750D8"/>
    <w:rsid w:val="00A801CB"/>
    <w:rsid w:val="00A8096F"/>
    <w:rsid w:val="00A81093"/>
    <w:rsid w:val="00A86A4B"/>
    <w:rsid w:val="00A86CD2"/>
    <w:rsid w:val="00A87E55"/>
    <w:rsid w:val="00AA105A"/>
    <w:rsid w:val="00AB32D8"/>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FF6"/>
    <w:rsid w:val="00B5566F"/>
    <w:rsid w:val="00B55D8C"/>
    <w:rsid w:val="00B5771C"/>
    <w:rsid w:val="00B6164B"/>
    <w:rsid w:val="00B632AA"/>
    <w:rsid w:val="00B668D5"/>
    <w:rsid w:val="00B7143A"/>
    <w:rsid w:val="00B715D5"/>
    <w:rsid w:val="00B739C3"/>
    <w:rsid w:val="00B81C9E"/>
    <w:rsid w:val="00B8383D"/>
    <w:rsid w:val="00B83E9D"/>
    <w:rsid w:val="00B84AB4"/>
    <w:rsid w:val="00B85D2C"/>
    <w:rsid w:val="00B91BC4"/>
    <w:rsid w:val="00B9325D"/>
    <w:rsid w:val="00B93FB6"/>
    <w:rsid w:val="00BA1A81"/>
    <w:rsid w:val="00BA33CE"/>
    <w:rsid w:val="00BB33BD"/>
    <w:rsid w:val="00BB3660"/>
    <w:rsid w:val="00BC0B20"/>
    <w:rsid w:val="00BC29B3"/>
    <w:rsid w:val="00BC384C"/>
    <w:rsid w:val="00BC60B9"/>
    <w:rsid w:val="00BC6145"/>
    <w:rsid w:val="00BC6504"/>
    <w:rsid w:val="00BD0022"/>
    <w:rsid w:val="00BD275F"/>
    <w:rsid w:val="00BD49DB"/>
    <w:rsid w:val="00BD553E"/>
    <w:rsid w:val="00BD652F"/>
    <w:rsid w:val="00BD684E"/>
    <w:rsid w:val="00BD68A2"/>
    <w:rsid w:val="00BE08D1"/>
    <w:rsid w:val="00BF3A26"/>
    <w:rsid w:val="00BF3D3C"/>
    <w:rsid w:val="00BF6915"/>
    <w:rsid w:val="00C059BF"/>
    <w:rsid w:val="00C062AC"/>
    <w:rsid w:val="00C0695B"/>
    <w:rsid w:val="00C06D29"/>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32A0"/>
    <w:rsid w:val="00C744CB"/>
    <w:rsid w:val="00C83770"/>
    <w:rsid w:val="00C866DE"/>
    <w:rsid w:val="00C911AA"/>
    <w:rsid w:val="00C91465"/>
    <w:rsid w:val="00C930E8"/>
    <w:rsid w:val="00C93B0C"/>
    <w:rsid w:val="00C9649E"/>
    <w:rsid w:val="00C97555"/>
    <w:rsid w:val="00CA1E96"/>
    <w:rsid w:val="00CA2B20"/>
    <w:rsid w:val="00CA3CF7"/>
    <w:rsid w:val="00CA458A"/>
    <w:rsid w:val="00CA4CC7"/>
    <w:rsid w:val="00CA6C75"/>
    <w:rsid w:val="00CA7CA1"/>
    <w:rsid w:val="00CB00B7"/>
    <w:rsid w:val="00CB3D69"/>
    <w:rsid w:val="00CB4C8B"/>
    <w:rsid w:val="00CC0DB2"/>
    <w:rsid w:val="00CC27C2"/>
    <w:rsid w:val="00CC648D"/>
    <w:rsid w:val="00CD2072"/>
    <w:rsid w:val="00CD34F5"/>
    <w:rsid w:val="00CD6328"/>
    <w:rsid w:val="00CE151B"/>
    <w:rsid w:val="00CE19A2"/>
    <w:rsid w:val="00CE37FA"/>
    <w:rsid w:val="00CE39E5"/>
    <w:rsid w:val="00CE4D8B"/>
    <w:rsid w:val="00CE647D"/>
    <w:rsid w:val="00CE67CF"/>
    <w:rsid w:val="00CE79BF"/>
    <w:rsid w:val="00D027FC"/>
    <w:rsid w:val="00D10652"/>
    <w:rsid w:val="00D15F07"/>
    <w:rsid w:val="00D1677C"/>
    <w:rsid w:val="00D24BE6"/>
    <w:rsid w:val="00D25DBF"/>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56972"/>
    <w:rsid w:val="00D61DE8"/>
    <w:rsid w:val="00D62169"/>
    <w:rsid w:val="00D63271"/>
    <w:rsid w:val="00D677BE"/>
    <w:rsid w:val="00D7224C"/>
    <w:rsid w:val="00D805C3"/>
    <w:rsid w:val="00D87B22"/>
    <w:rsid w:val="00D90396"/>
    <w:rsid w:val="00D97B55"/>
    <w:rsid w:val="00DA159C"/>
    <w:rsid w:val="00DA221E"/>
    <w:rsid w:val="00DA7A0E"/>
    <w:rsid w:val="00DB2210"/>
    <w:rsid w:val="00DB4432"/>
    <w:rsid w:val="00DC14A9"/>
    <w:rsid w:val="00DC23F5"/>
    <w:rsid w:val="00DD0E2B"/>
    <w:rsid w:val="00DD119B"/>
    <w:rsid w:val="00DD6EDC"/>
    <w:rsid w:val="00DE1C0D"/>
    <w:rsid w:val="00DE2425"/>
    <w:rsid w:val="00DE46AF"/>
    <w:rsid w:val="00DE561E"/>
    <w:rsid w:val="00DE7169"/>
    <w:rsid w:val="00DF1A2C"/>
    <w:rsid w:val="00DF53C5"/>
    <w:rsid w:val="00DF6038"/>
    <w:rsid w:val="00DF67ED"/>
    <w:rsid w:val="00DF778F"/>
    <w:rsid w:val="00E00910"/>
    <w:rsid w:val="00E027E1"/>
    <w:rsid w:val="00E050CD"/>
    <w:rsid w:val="00E0590A"/>
    <w:rsid w:val="00E0717A"/>
    <w:rsid w:val="00E072FF"/>
    <w:rsid w:val="00E15B25"/>
    <w:rsid w:val="00E16814"/>
    <w:rsid w:val="00E17989"/>
    <w:rsid w:val="00E24536"/>
    <w:rsid w:val="00E25F34"/>
    <w:rsid w:val="00E309BB"/>
    <w:rsid w:val="00E42B02"/>
    <w:rsid w:val="00E4560F"/>
    <w:rsid w:val="00E5163C"/>
    <w:rsid w:val="00E54E18"/>
    <w:rsid w:val="00E5760F"/>
    <w:rsid w:val="00E6582F"/>
    <w:rsid w:val="00E66A2A"/>
    <w:rsid w:val="00E6779B"/>
    <w:rsid w:val="00E70DAC"/>
    <w:rsid w:val="00E723BB"/>
    <w:rsid w:val="00E74222"/>
    <w:rsid w:val="00E74EAC"/>
    <w:rsid w:val="00E74F94"/>
    <w:rsid w:val="00E77F87"/>
    <w:rsid w:val="00E90F1F"/>
    <w:rsid w:val="00E955B3"/>
    <w:rsid w:val="00E96842"/>
    <w:rsid w:val="00E96BE6"/>
    <w:rsid w:val="00EA3BF8"/>
    <w:rsid w:val="00EA5679"/>
    <w:rsid w:val="00EB50DB"/>
    <w:rsid w:val="00EB6425"/>
    <w:rsid w:val="00EB6D53"/>
    <w:rsid w:val="00EC393C"/>
    <w:rsid w:val="00EC5E95"/>
    <w:rsid w:val="00EC6C92"/>
    <w:rsid w:val="00ED17B1"/>
    <w:rsid w:val="00ED1F04"/>
    <w:rsid w:val="00ED32F9"/>
    <w:rsid w:val="00ED3413"/>
    <w:rsid w:val="00EE0A17"/>
    <w:rsid w:val="00EE0EA3"/>
    <w:rsid w:val="00EF7055"/>
    <w:rsid w:val="00F0227C"/>
    <w:rsid w:val="00F03FBF"/>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2D56"/>
    <w:rsid w:val="00F63158"/>
    <w:rsid w:val="00F6360E"/>
    <w:rsid w:val="00F63D8F"/>
    <w:rsid w:val="00F66599"/>
    <w:rsid w:val="00F67BC4"/>
    <w:rsid w:val="00F67C79"/>
    <w:rsid w:val="00F744CD"/>
    <w:rsid w:val="00F76BB8"/>
    <w:rsid w:val="00F81587"/>
    <w:rsid w:val="00F82D80"/>
    <w:rsid w:val="00F8463F"/>
    <w:rsid w:val="00F956B6"/>
    <w:rsid w:val="00FA0187"/>
    <w:rsid w:val="00FA202F"/>
    <w:rsid w:val="00FA3A95"/>
    <w:rsid w:val="00FA423E"/>
    <w:rsid w:val="00FA4468"/>
    <w:rsid w:val="00FA5753"/>
    <w:rsid w:val="00FB16D9"/>
    <w:rsid w:val="00FB6D61"/>
    <w:rsid w:val="00FC57C4"/>
    <w:rsid w:val="00FD0076"/>
    <w:rsid w:val="00FD0549"/>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61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87B2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D87B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7B22"/>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A33B4"/>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sa.readthedocs.io/en/latest/packages.html" TargetMode="External"/><Relationship Id="rId18" Type="http://schemas.openxmlformats.org/officeDocument/2006/relationships/hyperlink" Target="https://github.com/tpike3/Libya-CoalitionFormation"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mesa.readthedocs.io/en/latest/packages.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ojectmesa/mesa/wiki/Mesa-Packag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ojectmesa/mesa/wiki/Mesa-Packages"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pike3/bilateralshapley/blob/master/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8BF23-396A-431B-A27F-E52B9B2CF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14022</Words>
  <Characters>79931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93766</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2018-06-23T19:00:00Z</dcterms:created>
  <dcterms:modified xsi:type="dcterms:W3CDTF">2018-06-24T19:18:00Z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http://www.zotero.org/styles/chicago-author-date-16th-edition</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16th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http://www.zotero.org/styles/oxford-university-press-scimed-numeric</vt:lpwstr>
  </property>
  <property fmtid="{D5CDD505-2E9C-101B-9397-08002B2CF9AE}" pid="24" name="Mendeley Recent Style Name 9_1">
    <vt:lpwstr>Oxford University Press SciMed (numeric)</vt:lpwstr>
  </property>
</Properties>
</file>